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D93199" w14:textId="77777777" w:rsidR="009B3F05" w:rsidRPr="001B7331" w:rsidRDefault="009B3F05">
      <w:pPr>
        <w:jc w:val="both"/>
        <w:rPr>
          <w:rFonts w:eastAsia="Times New Roman" w:cs="Times New Roman"/>
          <w:szCs w:val="24"/>
        </w:rPr>
        <w:pPrChange w:id="0" w:author="cleofa kadeha" w:date="2018-01-08T10:32:00Z">
          <w:pPr/>
        </w:pPrChange>
      </w:pPr>
      <w:r w:rsidRPr="001B7331">
        <w:rPr>
          <w:rFonts w:eastAsia="Times New Roman" w:cs="Times New Roman"/>
          <w:szCs w:val="24"/>
        </w:rPr>
        <w:t>Title</w:t>
      </w:r>
    </w:p>
    <w:p w14:paraId="4B50B8D6" w14:textId="77777777" w:rsidR="00C83F9B" w:rsidRDefault="009B3F05">
      <w:pPr>
        <w:jc w:val="both"/>
        <w:rPr>
          <w:rFonts w:eastAsia="Times New Roman" w:cs="Times New Roman"/>
          <w:b/>
          <w:szCs w:val="24"/>
        </w:rPr>
        <w:pPrChange w:id="1" w:author="cleofa kadeha" w:date="2018-01-08T10:32:00Z">
          <w:pPr/>
        </w:pPrChange>
      </w:pPr>
      <w:r w:rsidRPr="0025593F">
        <w:rPr>
          <w:rFonts w:eastAsia="Times New Roman" w:cs="Times New Roman"/>
          <w:b/>
          <w:szCs w:val="24"/>
        </w:rPr>
        <w:t xml:space="preserve">Application of Image Processing </w:t>
      </w:r>
      <w:r w:rsidR="00A11E46">
        <w:rPr>
          <w:rFonts w:eastAsia="Times New Roman" w:cs="Times New Roman"/>
          <w:b/>
          <w:szCs w:val="24"/>
        </w:rPr>
        <w:t xml:space="preserve">to </w:t>
      </w:r>
      <w:r w:rsidR="00C83F9B">
        <w:rPr>
          <w:rFonts w:eastAsia="Times New Roman" w:cs="Times New Roman"/>
          <w:b/>
          <w:szCs w:val="24"/>
        </w:rPr>
        <w:t xml:space="preserve">Roundabouts’ Circulating </w:t>
      </w:r>
      <w:r w:rsidR="00A11E46">
        <w:rPr>
          <w:rFonts w:eastAsia="Times New Roman" w:cs="Times New Roman"/>
          <w:b/>
          <w:szCs w:val="24"/>
        </w:rPr>
        <w:t>Headway</w:t>
      </w:r>
      <w:r w:rsidRPr="0025593F">
        <w:rPr>
          <w:rFonts w:eastAsia="Times New Roman" w:cs="Times New Roman"/>
          <w:b/>
          <w:szCs w:val="24"/>
        </w:rPr>
        <w:t xml:space="preserve"> Determination</w:t>
      </w:r>
      <w:r w:rsidR="00A11E46">
        <w:rPr>
          <w:rFonts w:eastAsia="Times New Roman" w:cs="Times New Roman"/>
          <w:b/>
          <w:szCs w:val="24"/>
        </w:rPr>
        <w:t xml:space="preserve"> </w:t>
      </w:r>
    </w:p>
    <w:p w14:paraId="72CFC620" w14:textId="77777777" w:rsidR="00027F87" w:rsidRPr="0025593F" w:rsidRDefault="00027F87">
      <w:pPr>
        <w:jc w:val="both"/>
        <w:rPr>
          <w:rFonts w:eastAsia="Times New Roman" w:cs="Times New Roman"/>
          <w:b/>
          <w:szCs w:val="24"/>
        </w:rPr>
        <w:pPrChange w:id="2" w:author="cleofa kadeha" w:date="2018-01-08T10:32:00Z">
          <w:pPr/>
        </w:pPrChange>
      </w:pPr>
      <w:r>
        <w:rPr>
          <w:rFonts w:eastAsia="Times New Roman" w:cs="Times New Roman"/>
          <w:b/>
          <w:szCs w:val="24"/>
        </w:rPr>
        <w:t>Abstract</w:t>
      </w:r>
    </w:p>
    <w:p w14:paraId="27F0B868" w14:textId="17DD7335" w:rsidR="0025593F" w:rsidRPr="00027F87" w:rsidRDefault="00B93FB5">
      <w:pPr>
        <w:jc w:val="both"/>
        <w:rPr>
          <w:rFonts w:eastAsia="Times New Roman" w:cs="Times New Roman"/>
          <w:sz w:val="20"/>
          <w:szCs w:val="20"/>
          <w:vertAlign w:val="subscript"/>
        </w:rPr>
        <w:pPrChange w:id="3" w:author="cleofa kadeha" w:date="2018-01-08T10:32:00Z">
          <w:pPr/>
        </w:pPrChange>
      </w:pPr>
      <w:r w:rsidRPr="00027F87">
        <w:rPr>
          <w:rFonts w:eastAsia="Times New Roman" w:cs="Times New Roman"/>
          <w:sz w:val="20"/>
          <w:szCs w:val="20"/>
        </w:rPr>
        <w:t xml:space="preserve">Gap acceptance models are applicable in determination of capacity of unsignalized intersections. </w:t>
      </w:r>
      <w:r w:rsidR="00C83F9B">
        <w:rPr>
          <w:rFonts w:eastAsia="Times New Roman" w:cs="Times New Roman"/>
          <w:sz w:val="20"/>
          <w:szCs w:val="20"/>
        </w:rPr>
        <w:t xml:space="preserve">In roundabouts, determination of circulating headway is one of the steps </w:t>
      </w:r>
      <w:r w:rsidR="007C2435">
        <w:rPr>
          <w:rFonts w:eastAsia="Times New Roman" w:cs="Times New Roman"/>
          <w:sz w:val="20"/>
          <w:szCs w:val="20"/>
        </w:rPr>
        <w:t>necessary to obtain</w:t>
      </w:r>
      <w:r w:rsidR="00C83F9B">
        <w:rPr>
          <w:rFonts w:eastAsia="Times New Roman" w:cs="Times New Roman"/>
          <w:sz w:val="20"/>
          <w:szCs w:val="20"/>
        </w:rPr>
        <w:t xml:space="preserve"> critical gap, an input in the capacity models</w:t>
      </w:r>
      <w:commentRangeStart w:id="4"/>
      <w:r w:rsidRPr="00027F87">
        <w:rPr>
          <w:rFonts w:eastAsia="Times New Roman" w:cs="Times New Roman"/>
          <w:sz w:val="20"/>
          <w:szCs w:val="20"/>
        </w:rPr>
        <w:t>. A well-known technique</w:t>
      </w:r>
      <w:r w:rsidR="00C83F9B">
        <w:rPr>
          <w:rFonts w:eastAsia="Times New Roman" w:cs="Times New Roman"/>
          <w:sz w:val="20"/>
          <w:szCs w:val="20"/>
        </w:rPr>
        <w:t xml:space="preserve"> to headways determination</w:t>
      </w:r>
      <w:r w:rsidRPr="00027F87">
        <w:rPr>
          <w:rFonts w:eastAsia="Times New Roman" w:cs="Times New Roman"/>
          <w:sz w:val="20"/>
          <w:szCs w:val="20"/>
        </w:rPr>
        <w:t xml:space="preserve"> involves manually recording </w:t>
      </w:r>
      <w:ins w:id="5" w:author="cleofa kadeha" w:date="2018-01-08T10:33:00Z">
        <w:r w:rsidR="006B48EB">
          <w:rPr>
            <w:rFonts w:eastAsia="Times New Roman" w:cs="Times New Roman"/>
            <w:sz w:val="20"/>
            <w:szCs w:val="20"/>
          </w:rPr>
          <w:t xml:space="preserve">of </w:t>
        </w:r>
      </w:ins>
      <w:r w:rsidRPr="00027F87">
        <w:rPr>
          <w:rFonts w:eastAsia="Times New Roman" w:cs="Times New Roman"/>
          <w:sz w:val="20"/>
          <w:szCs w:val="20"/>
        </w:rPr>
        <w:t>the time events from videos recorded at intersection</w:t>
      </w:r>
      <w:ins w:id="6" w:author="Evarist Ruhazwe" w:date="2018-01-12T14:37:00Z">
        <w:r w:rsidR="00F53FFC">
          <w:rPr>
            <w:rFonts w:eastAsia="Times New Roman" w:cs="Times New Roman"/>
            <w:sz w:val="20"/>
            <w:szCs w:val="20"/>
          </w:rPr>
          <w:t>, the process which can be semi-automated to include computer techniques</w:t>
        </w:r>
      </w:ins>
      <w:r w:rsidRPr="00027F87">
        <w:rPr>
          <w:rFonts w:eastAsia="Times New Roman" w:cs="Times New Roman"/>
          <w:sz w:val="20"/>
          <w:szCs w:val="20"/>
        </w:rPr>
        <w:t>.</w:t>
      </w:r>
      <w:commentRangeEnd w:id="4"/>
      <w:r w:rsidR="007B0B47">
        <w:rPr>
          <w:rStyle w:val="CommentReference"/>
        </w:rPr>
        <w:commentReference w:id="4"/>
      </w:r>
      <w:r w:rsidRPr="00027F87">
        <w:rPr>
          <w:rFonts w:eastAsia="Times New Roman" w:cs="Times New Roman"/>
          <w:sz w:val="20"/>
          <w:szCs w:val="20"/>
        </w:rPr>
        <w:t xml:space="preserve"> </w:t>
      </w:r>
      <w:r w:rsidR="00027F87" w:rsidRPr="00027F87">
        <w:rPr>
          <w:rFonts w:eastAsia="Times New Roman" w:cs="Times New Roman"/>
          <w:sz w:val="20"/>
          <w:szCs w:val="20"/>
        </w:rPr>
        <w:t>However, this proce</w:t>
      </w:r>
      <w:r w:rsidR="00CA6D00">
        <w:rPr>
          <w:rFonts w:eastAsia="Times New Roman" w:cs="Times New Roman"/>
          <w:sz w:val="20"/>
          <w:szCs w:val="20"/>
        </w:rPr>
        <w:t>ss is time consuming and is ass</w:t>
      </w:r>
      <w:r w:rsidR="00027F87" w:rsidRPr="00027F87">
        <w:rPr>
          <w:rFonts w:eastAsia="Times New Roman" w:cs="Times New Roman"/>
          <w:sz w:val="20"/>
          <w:szCs w:val="20"/>
        </w:rPr>
        <w:t xml:space="preserve">ociated with human errors during the process. </w:t>
      </w:r>
      <w:r w:rsidRPr="00027F87">
        <w:rPr>
          <w:rFonts w:eastAsia="Times New Roman" w:cs="Times New Roman"/>
          <w:sz w:val="20"/>
          <w:szCs w:val="20"/>
        </w:rPr>
        <w:t>This</w:t>
      </w:r>
      <w:r w:rsidR="00027F87" w:rsidRPr="00027F87">
        <w:rPr>
          <w:rFonts w:eastAsia="Times New Roman" w:cs="Times New Roman"/>
          <w:sz w:val="20"/>
          <w:szCs w:val="20"/>
        </w:rPr>
        <w:t xml:space="preserve"> paper</w:t>
      </w:r>
      <w:r w:rsidRPr="00027F87">
        <w:rPr>
          <w:rFonts w:eastAsia="Times New Roman" w:cs="Times New Roman"/>
          <w:sz w:val="20"/>
          <w:szCs w:val="20"/>
        </w:rPr>
        <w:t xml:space="preserve"> presents a tool for determination of the </w:t>
      </w:r>
      <w:r w:rsidR="00C83F9B">
        <w:rPr>
          <w:rFonts w:eastAsia="Times New Roman" w:cs="Times New Roman"/>
          <w:sz w:val="20"/>
          <w:szCs w:val="20"/>
        </w:rPr>
        <w:t>circulating headways</w:t>
      </w:r>
      <w:r w:rsidRPr="00027F87">
        <w:rPr>
          <w:rFonts w:eastAsia="Times New Roman" w:cs="Times New Roman"/>
          <w:sz w:val="20"/>
          <w:szCs w:val="20"/>
        </w:rPr>
        <w:t xml:space="preserve"> using image processing techniques </w:t>
      </w:r>
      <w:r w:rsidR="00027F87" w:rsidRPr="00027F87">
        <w:rPr>
          <w:rFonts w:eastAsia="Times New Roman" w:cs="Times New Roman"/>
          <w:sz w:val="20"/>
          <w:szCs w:val="20"/>
        </w:rPr>
        <w:t xml:space="preserve">which </w:t>
      </w:r>
      <w:r w:rsidR="00C83F9B">
        <w:rPr>
          <w:rFonts w:eastAsia="Times New Roman" w:cs="Times New Roman"/>
          <w:sz w:val="20"/>
          <w:szCs w:val="20"/>
        </w:rPr>
        <w:t>begins with processing techniques like</w:t>
      </w:r>
      <w:r w:rsidR="00027F87" w:rsidRPr="00027F87">
        <w:rPr>
          <w:rFonts w:eastAsia="Times New Roman" w:cs="Times New Roman"/>
          <w:sz w:val="20"/>
          <w:szCs w:val="20"/>
        </w:rPr>
        <w:t xml:space="preserve"> </w:t>
      </w:r>
      <w:r w:rsidR="0025593F" w:rsidRPr="00027F87">
        <w:rPr>
          <w:rFonts w:eastAsia="Times New Roman" w:cs="Times New Roman"/>
          <w:sz w:val="20"/>
          <w:szCs w:val="20"/>
        </w:rPr>
        <w:t>foreground detection, morphological operations</w:t>
      </w:r>
      <w:r w:rsidR="00CA6D00">
        <w:rPr>
          <w:rFonts w:eastAsia="Times New Roman" w:cs="Times New Roman"/>
          <w:sz w:val="20"/>
          <w:szCs w:val="20"/>
        </w:rPr>
        <w:t xml:space="preserve"> and</w:t>
      </w:r>
      <w:r w:rsidR="00027F87" w:rsidRPr="00027F87">
        <w:rPr>
          <w:rFonts w:eastAsia="Times New Roman" w:cs="Times New Roman"/>
          <w:sz w:val="20"/>
          <w:szCs w:val="20"/>
        </w:rPr>
        <w:t xml:space="preserve"> developing region of interest </w:t>
      </w:r>
      <w:r w:rsidR="00C83F9B">
        <w:rPr>
          <w:rFonts w:eastAsia="Times New Roman" w:cs="Times New Roman"/>
          <w:sz w:val="20"/>
          <w:szCs w:val="20"/>
        </w:rPr>
        <w:t>leading to the</w:t>
      </w:r>
      <w:r w:rsidR="00027F87" w:rsidRPr="00027F87">
        <w:rPr>
          <w:rFonts w:eastAsia="Times New Roman" w:cs="Times New Roman"/>
          <w:sz w:val="20"/>
          <w:szCs w:val="20"/>
        </w:rPr>
        <w:t xml:space="preserve"> headways determination</w:t>
      </w:r>
      <w:r w:rsidR="0025593F" w:rsidRPr="00027F87">
        <w:rPr>
          <w:rFonts w:eastAsia="Times New Roman" w:cs="Times New Roman"/>
          <w:sz w:val="20"/>
          <w:szCs w:val="20"/>
        </w:rPr>
        <w:t>. Th</w:t>
      </w:r>
      <w:r w:rsidR="00027F87" w:rsidRPr="00027F87">
        <w:rPr>
          <w:rFonts w:eastAsia="Times New Roman" w:cs="Times New Roman"/>
          <w:sz w:val="20"/>
          <w:szCs w:val="20"/>
        </w:rPr>
        <w:t>e</w:t>
      </w:r>
      <w:r w:rsidR="0025593F" w:rsidRPr="00027F87">
        <w:rPr>
          <w:rFonts w:eastAsia="Times New Roman" w:cs="Times New Roman"/>
          <w:sz w:val="20"/>
          <w:szCs w:val="20"/>
        </w:rPr>
        <w:t xml:space="preserve"> technique</w:t>
      </w:r>
      <w:r w:rsidR="00027F87" w:rsidRPr="00027F87">
        <w:rPr>
          <w:rFonts w:eastAsia="Times New Roman" w:cs="Times New Roman"/>
          <w:sz w:val="20"/>
          <w:szCs w:val="20"/>
        </w:rPr>
        <w:t>s</w:t>
      </w:r>
      <w:r w:rsidR="0025593F" w:rsidRPr="00027F87">
        <w:rPr>
          <w:rFonts w:eastAsia="Times New Roman" w:cs="Times New Roman"/>
          <w:sz w:val="20"/>
          <w:szCs w:val="20"/>
        </w:rPr>
        <w:t xml:space="preserve"> </w:t>
      </w:r>
      <w:r w:rsidR="00467B0F" w:rsidRPr="00027F87">
        <w:rPr>
          <w:rFonts w:eastAsia="Times New Roman" w:cs="Times New Roman"/>
          <w:sz w:val="20"/>
          <w:szCs w:val="20"/>
        </w:rPr>
        <w:t>have</w:t>
      </w:r>
      <w:r w:rsidR="0025593F" w:rsidRPr="00027F87">
        <w:rPr>
          <w:rFonts w:eastAsia="Times New Roman" w:cs="Times New Roman"/>
          <w:sz w:val="20"/>
          <w:szCs w:val="20"/>
        </w:rPr>
        <w:t xml:space="preserve"> been</w:t>
      </w:r>
      <w:r w:rsidR="00027F87" w:rsidRPr="00027F87">
        <w:rPr>
          <w:rFonts w:eastAsia="Times New Roman" w:cs="Times New Roman"/>
          <w:sz w:val="20"/>
          <w:szCs w:val="20"/>
        </w:rPr>
        <w:t xml:space="preserve"> programmed and</w:t>
      </w:r>
      <w:r w:rsidR="0025593F" w:rsidRPr="00027F87">
        <w:rPr>
          <w:rFonts w:eastAsia="Times New Roman" w:cs="Times New Roman"/>
          <w:sz w:val="20"/>
          <w:szCs w:val="20"/>
        </w:rPr>
        <w:t xml:space="preserve"> implemented </w:t>
      </w:r>
      <w:r w:rsidR="00027F87" w:rsidRPr="00027F87">
        <w:rPr>
          <w:rFonts w:eastAsia="Times New Roman" w:cs="Times New Roman"/>
          <w:sz w:val="20"/>
          <w:szCs w:val="20"/>
        </w:rPr>
        <w:t>through M</w:t>
      </w:r>
      <w:r w:rsidR="0025593F" w:rsidRPr="00027F87">
        <w:rPr>
          <w:rFonts w:eastAsia="Times New Roman" w:cs="Times New Roman"/>
          <w:sz w:val="20"/>
          <w:szCs w:val="20"/>
        </w:rPr>
        <w:t xml:space="preserve">atlab </w:t>
      </w:r>
      <w:r w:rsidR="00027F87" w:rsidRPr="00027F87">
        <w:rPr>
          <w:rFonts w:eastAsia="Times New Roman" w:cs="Times New Roman"/>
          <w:sz w:val="20"/>
          <w:szCs w:val="20"/>
        </w:rPr>
        <w:t>software</w:t>
      </w:r>
      <w:commentRangeStart w:id="7"/>
      <w:r w:rsidR="0025593F" w:rsidRPr="00027F87">
        <w:rPr>
          <w:rFonts w:eastAsia="Times New Roman" w:cs="Times New Roman"/>
          <w:sz w:val="20"/>
          <w:szCs w:val="20"/>
        </w:rPr>
        <w:t xml:space="preserve">. </w:t>
      </w:r>
      <w:r w:rsidR="00C83F9B">
        <w:rPr>
          <w:rFonts w:eastAsia="Times New Roman" w:cs="Times New Roman"/>
          <w:sz w:val="20"/>
          <w:szCs w:val="20"/>
        </w:rPr>
        <w:t xml:space="preserve">For the </w:t>
      </w:r>
      <w:r w:rsidR="00F45904">
        <w:rPr>
          <w:rFonts w:eastAsia="Times New Roman" w:cs="Times New Roman"/>
          <w:sz w:val="20"/>
          <w:szCs w:val="20"/>
        </w:rPr>
        <w:t xml:space="preserve">21 vehicles </w:t>
      </w:r>
      <w:r w:rsidR="00C83F9B">
        <w:rPr>
          <w:rFonts w:eastAsia="Times New Roman" w:cs="Times New Roman"/>
          <w:sz w:val="20"/>
          <w:szCs w:val="20"/>
        </w:rPr>
        <w:t>recorded</w:t>
      </w:r>
      <w:commentRangeEnd w:id="7"/>
      <w:r w:rsidR="006901F2">
        <w:rPr>
          <w:rStyle w:val="CommentReference"/>
        </w:rPr>
        <w:commentReference w:id="7"/>
      </w:r>
      <w:r w:rsidR="00C83F9B">
        <w:rPr>
          <w:rFonts w:eastAsia="Times New Roman" w:cs="Times New Roman"/>
          <w:sz w:val="20"/>
          <w:szCs w:val="20"/>
        </w:rPr>
        <w:t>, the proposed method shows comparably similar results to that determined manually</w:t>
      </w:r>
      <w:r w:rsidR="00F45904">
        <w:rPr>
          <w:rFonts w:eastAsia="Times New Roman" w:cs="Times New Roman"/>
          <w:sz w:val="20"/>
          <w:szCs w:val="20"/>
        </w:rPr>
        <w:t xml:space="preserve"> when the threshold value is set to 60 percent of the ROI area. The method is then proposed for headway determination a step towards capacity determination.</w:t>
      </w:r>
    </w:p>
    <w:p w14:paraId="58DF2E25" w14:textId="77777777" w:rsidR="0025593F" w:rsidRPr="0025593F" w:rsidRDefault="0025593F">
      <w:pPr>
        <w:jc w:val="both"/>
        <w:rPr>
          <w:rFonts w:eastAsia="Times New Roman" w:cs="Times New Roman"/>
          <w:b/>
          <w:szCs w:val="24"/>
        </w:rPr>
        <w:pPrChange w:id="8" w:author="cleofa kadeha" w:date="2018-01-08T10:32:00Z">
          <w:pPr/>
        </w:pPrChange>
      </w:pPr>
      <w:r w:rsidRPr="0025593F">
        <w:rPr>
          <w:rFonts w:eastAsia="Times New Roman" w:cs="Times New Roman"/>
          <w:b/>
          <w:szCs w:val="24"/>
        </w:rPr>
        <w:t>Introduction:</w:t>
      </w:r>
    </w:p>
    <w:p w14:paraId="04FA1C69" w14:textId="77777777" w:rsidR="00122F2A" w:rsidRDefault="0025593F">
      <w:pPr>
        <w:jc w:val="both"/>
        <w:rPr>
          <w:rFonts w:eastAsia="Times New Roman" w:cs="Times New Roman"/>
          <w:szCs w:val="24"/>
        </w:rPr>
        <w:pPrChange w:id="9" w:author="cleofa kadeha" w:date="2018-01-08T10:32:00Z">
          <w:pPr/>
        </w:pPrChange>
      </w:pPr>
      <w:r>
        <w:rPr>
          <w:rFonts w:eastAsia="Times New Roman" w:cs="Times New Roman"/>
          <w:szCs w:val="24"/>
        </w:rPr>
        <w:t xml:space="preserve">Capacity analysis of </w:t>
      </w:r>
      <w:r w:rsidR="00122F2A">
        <w:rPr>
          <w:rFonts w:eastAsia="Times New Roman" w:cs="Times New Roman"/>
          <w:szCs w:val="24"/>
        </w:rPr>
        <w:t>roundabouts</w:t>
      </w:r>
      <w:r>
        <w:rPr>
          <w:rFonts w:eastAsia="Times New Roman" w:cs="Times New Roman"/>
          <w:szCs w:val="24"/>
        </w:rPr>
        <w:t xml:space="preserve"> utilizes the gap acceptance theory. </w:t>
      </w:r>
      <w:r w:rsidR="007C2435">
        <w:rPr>
          <w:rFonts w:eastAsia="Times New Roman" w:cs="Times New Roman"/>
          <w:szCs w:val="24"/>
        </w:rPr>
        <w:t>Roundabouts’</w:t>
      </w:r>
      <w:r w:rsidR="00526B71">
        <w:rPr>
          <w:rFonts w:eastAsia="Times New Roman" w:cs="Times New Roman"/>
          <w:szCs w:val="24"/>
        </w:rPr>
        <w:t xml:space="preserve"> capacity determination</w:t>
      </w:r>
      <w:r w:rsidR="007C2435">
        <w:rPr>
          <w:rFonts w:eastAsia="Times New Roman" w:cs="Times New Roman"/>
          <w:szCs w:val="24"/>
        </w:rPr>
        <w:t xml:space="preserve"> involves collection of circulating vehicles’ headways for determination of critical gap</w:t>
      </w:r>
      <w:r w:rsidR="00526B71">
        <w:rPr>
          <w:rFonts w:eastAsia="Times New Roman" w:cs="Times New Roman"/>
          <w:szCs w:val="24"/>
        </w:rPr>
        <w:t xml:space="preserve">. Collection of the </w:t>
      </w:r>
      <w:r w:rsidR="007C2435">
        <w:rPr>
          <w:rFonts w:eastAsia="Times New Roman" w:cs="Times New Roman"/>
          <w:szCs w:val="24"/>
        </w:rPr>
        <w:t>circulating headways</w:t>
      </w:r>
      <w:r w:rsidR="00526B71">
        <w:rPr>
          <w:rFonts w:eastAsia="Times New Roman" w:cs="Times New Roman"/>
          <w:szCs w:val="24"/>
        </w:rPr>
        <w:t xml:space="preserve"> </w:t>
      </w:r>
      <w:ins w:id="10" w:author="cleofa kadeha" w:date="2018-01-08T10:40:00Z">
        <w:r w:rsidR="00B955A6">
          <w:rPr>
            <w:rFonts w:eastAsia="Times New Roman" w:cs="Times New Roman"/>
            <w:szCs w:val="24"/>
          </w:rPr>
          <w:t xml:space="preserve">has </w:t>
        </w:r>
      </w:ins>
      <w:del w:id="11" w:author="cleofa kadeha" w:date="2018-01-08T10:40:00Z">
        <w:r w:rsidR="00526B71" w:rsidDel="00B955A6">
          <w:rPr>
            <w:rFonts w:eastAsia="Times New Roman" w:cs="Times New Roman"/>
            <w:szCs w:val="24"/>
          </w:rPr>
          <w:delText xml:space="preserve">have </w:delText>
        </w:r>
      </w:del>
      <w:r w:rsidR="00526B71">
        <w:rPr>
          <w:rFonts w:eastAsia="Times New Roman" w:cs="Times New Roman"/>
          <w:szCs w:val="24"/>
        </w:rPr>
        <w:t xml:space="preserve">been </w:t>
      </w:r>
      <w:r w:rsidR="007C2435">
        <w:rPr>
          <w:rFonts w:eastAsia="Times New Roman" w:cs="Times New Roman"/>
          <w:szCs w:val="24"/>
        </w:rPr>
        <w:t xml:space="preserve">done </w:t>
      </w:r>
      <w:r w:rsidR="00526B71">
        <w:rPr>
          <w:rFonts w:eastAsia="Times New Roman" w:cs="Times New Roman"/>
          <w:szCs w:val="24"/>
        </w:rPr>
        <w:t xml:space="preserve">manually through video observation and hence record of the said </w:t>
      </w:r>
      <w:r w:rsidR="00871203">
        <w:rPr>
          <w:rFonts w:eastAsia="Times New Roman" w:cs="Times New Roman"/>
          <w:szCs w:val="24"/>
        </w:rPr>
        <w:t xml:space="preserve">events. </w:t>
      </w:r>
      <w:r w:rsidR="00122F2A">
        <w:rPr>
          <w:rFonts w:eastAsia="Times New Roman" w:cs="Times New Roman"/>
          <w:szCs w:val="24"/>
        </w:rPr>
        <w:t xml:space="preserve">Another option, has been to semi-automate the process by creating a program which records timestamps of </w:t>
      </w:r>
      <w:r w:rsidR="007C2435">
        <w:rPr>
          <w:rFonts w:eastAsia="Times New Roman" w:cs="Times New Roman"/>
          <w:szCs w:val="24"/>
        </w:rPr>
        <w:t xml:space="preserve">events associated with passage of a circulating vehicle through a reference point in the </w:t>
      </w:r>
      <w:commentRangeStart w:id="12"/>
      <w:r w:rsidR="007C2435">
        <w:rPr>
          <w:rFonts w:eastAsia="Times New Roman" w:cs="Times New Roman"/>
          <w:szCs w:val="24"/>
        </w:rPr>
        <w:t>video</w:t>
      </w:r>
      <w:commentRangeEnd w:id="12"/>
      <w:r w:rsidR="00484FD6">
        <w:rPr>
          <w:rStyle w:val="CommentReference"/>
        </w:rPr>
        <w:commentReference w:id="12"/>
      </w:r>
      <w:r w:rsidR="007C2435">
        <w:rPr>
          <w:rFonts w:eastAsia="Times New Roman" w:cs="Times New Roman"/>
          <w:szCs w:val="24"/>
        </w:rPr>
        <w:t xml:space="preserve">. </w:t>
      </w:r>
    </w:p>
    <w:p w14:paraId="0A2088E4" w14:textId="77777777" w:rsidR="00122F2A" w:rsidRDefault="00122F2A">
      <w:pPr>
        <w:jc w:val="both"/>
        <w:rPr>
          <w:rFonts w:eastAsia="Times New Roman" w:cs="Times New Roman"/>
          <w:szCs w:val="24"/>
        </w:rPr>
        <w:pPrChange w:id="13" w:author="cleofa kadeha" w:date="2018-01-08T10:32:00Z">
          <w:pPr/>
        </w:pPrChange>
      </w:pPr>
      <w:r>
        <w:rPr>
          <w:rFonts w:eastAsia="Times New Roman" w:cs="Times New Roman"/>
          <w:szCs w:val="24"/>
        </w:rPr>
        <w:t>The processes mentioned, since they involve human decisions upon the event, are not free from human errors in correctly recording the time events. In addition, the process is time consuming since a single video has to be played more than one times if an anticipated accuracy is</w:t>
      </w:r>
      <w:r w:rsidR="00BF0813">
        <w:rPr>
          <w:rFonts w:eastAsia="Times New Roman" w:cs="Times New Roman"/>
          <w:szCs w:val="24"/>
        </w:rPr>
        <w:t xml:space="preserve"> to be expected. </w:t>
      </w:r>
    </w:p>
    <w:p w14:paraId="1D3054C4" w14:textId="3F525567" w:rsidR="00224054" w:rsidRDefault="00A219D8">
      <w:pPr>
        <w:jc w:val="both"/>
        <w:rPr>
          <w:rFonts w:eastAsia="Times New Roman" w:cs="Times New Roman"/>
          <w:szCs w:val="24"/>
        </w:rPr>
        <w:pPrChange w:id="14" w:author="cleofa kadeha" w:date="2018-01-08T10:32:00Z">
          <w:pPr/>
        </w:pPrChange>
      </w:pPr>
      <w:commentRangeStart w:id="15"/>
      <w:r>
        <w:rPr>
          <w:rFonts w:eastAsia="Times New Roman" w:cs="Times New Roman"/>
          <w:szCs w:val="24"/>
        </w:rPr>
        <w:t xml:space="preserve">This paper aims at utilizing the image processing methods in determination of </w:t>
      </w:r>
      <w:r w:rsidR="00830663">
        <w:rPr>
          <w:rFonts w:eastAsia="Times New Roman" w:cs="Times New Roman"/>
          <w:szCs w:val="24"/>
        </w:rPr>
        <w:t>the roundabout’s circulating headways.</w:t>
      </w:r>
      <w:r>
        <w:rPr>
          <w:rFonts w:eastAsia="Times New Roman" w:cs="Times New Roman"/>
          <w:szCs w:val="24"/>
        </w:rPr>
        <w:t xml:space="preserve"> Since the process runs solely depending upon computer vision, it </w:t>
      </w:r>
      <w:del w:id="16" w:author="Evarist Ruhazwe" w:date="2018-01-12T14:36:00Z">
        <w:r w:rsidDel="00F53FFC">
          <w:rPr>
            <w:rFonts w:eastAsia="Times New Roman" w:cs="Times New Roman"/>
            <w:szCs w:val="24"/>
          </w:rPr>
          <w:delText>involve</w:delText>
        </w:r>
        <w:r w:rsidR="00224054" w:rsidDel="00F53FFC">
          <w:rPr>
            <w:rFonts w:eastAsia="Times New Roman" w:cs="Times New Roman"/>
            <w:szCs w:val="24"/>
          </w:rPr>
          <w:delText>s</w:delText>
        </w:r>
        <w:r w:rsidDel="00F53FFC">
          <w:rPr>
            <w:rFonts w:eastAsia="Times New Roman" w:cs="Times New Roman"/>
            <w:szCs w:val="24"/>
          </w:rPr>
          <w:delText xml:space="preserve"> </w:delText>
        </w:r>
      </w:del>
      <w:r>
        <w:rPr>
          <w:rFonts w:eastAsia="Times New Roman" w:cs="Times New Roman"/>
          <w:szCs w:val="24"/>
        </w:rPr>
        <w:t>reduce</w:t>
      </w:r>
      <w:ins w:id="17" w:author="Evarist Ruhazwe" w:date="2018-01-12T14:36:00Z">
        <w:r w:rsidR="00F53FFC">
          <w:rPr>
            <w:rFonts w:eastAsia="Times New Roman" w:cs="Times New Roman"/>
            <w:szCs w:val="24"/>
          </w:rPr>
          <w:t>s</w:t>
        </w:r>
      </w:ins>
      <w:del w:id="18" w:author="Evarist Ruhazwe" w:date="2018-01-12T14:36:00Z">
        <w:r w:rsidDel="00F53FFC">
          <w:rPr>
            <w:rFonts w:eastAsia="Times New Roman" w:cs="Times New Roman"/>
            <w:szCs w:val="24"/>
          </w:rPr>
          <w:delText>d</w:delText>
        </w:r>
      </w:del>
      <w:r>
        <w:rPr>
          <w:rFonts w:eastAsia="Times New Roman" w:cs="Times New Roman"/>
          <w:szCs w:val="24"/>
        </w:rPr>
        <w:t xml:space="preserve"> human errors and expedited extraction </w:t>
      </w:r>
      <w:r w:rsidR="00224054">
        <w:rPr>
          <w:rFonts w:eastAsia="Times New Roman" w:cs="Times New Roman"/>
          <w:szCs w:val="24"/>
        </w:rPr>
        <w:t>process</w:t>
      </w:r>
      <w:commentRangeEnd w:id="15"/>
      <w:r w:rsidR="001C558C">
        <w:rPr>
          <w:rStyle w:val="CommentReference"/>
        </w:rPr>
        <w:commentReference w:id="15"/>
      </w:r>
      <w:r>
        <w:rPr>
          <w:rFonts w:eastAsia="Times New Roman" w:cs="Times New Roman"/>
          <w:szCs w:val="24"/>
        </w:rPr>
        <w:t xml:space="preserve">. </w:t>
      </w:r>
    </w:p>
    <w:p w14:paraId="6230B70C" w14:textId="77777777" w:rsidR="00C10486" w:rsidRPr="00C10486" w:rsidRDefault="00C10486">
      <w:pPr>
        <w:jc w:val="both"/>
        <w:rPr>
          <w:rFonts w:eastAsia="Times New Roman" w:cs="Times New Roman"/>
          <w:b/>
          <w:szCs w:val="24"/>
        </w:rPr>
        <w:pPrChange w:id="19" w:author="cleofa kadeha" w:date="2018-01-08T10:32:00Z">
          <w:pPr/>
        </w:pPrChange>
      </w:pPr>
      <w:r w:rsidRPr="00C10486">
        <w:rPr>
          <w:rFonts w:eastAsia="Times New Roman" w:cs="Times New Roman"/>
          <w:b/>
          <w:szCs w:val="24"/>
        </w:rPr>
        <w:t>Related Works</w:t>
      </w:r>
    </w:p>
    <w:p w14:paraId="01EB2B05" w14:textId="77777777" w:rsidR="00556335" w:rsidRDefault="00871203">
      <w:pPr>
        <w:jc w:val="both"/>
        <w:rPr>
          <w:rFonts w:eastAsia="Times New Roman" w:cs="Times New Roman"/>
          <w:szCs w:val="24"/>
        </w:rPr>
        <w:pPrChange w:id="20" w:author="cleofa kadeha" w:date="2018-01-08T10:32:00Z">
          <w:pPr/>
        </w:pPrChange>
      </w:pPr>
      <w:r>
        <w:rPr>
          <w:rFonts w:eastAsia="Times New Roman" w:cs="Times New Roman"/>
          <w:szCs w:val="24"/>
        </w:rPr>
        <w:t xml:space="preserve">An attempt to use image processing in study of traffic flow operations </w:t>
      </w:r>
      <w:r w:rsidR="00556335">
        <w:rPr>
          <w:rFonts w:eastAsia="Times New Roman" w:cs="Times New Roman"/>
          <w:szCs w:val="24"/>
        </w:rPr>
        <w:t xml:space="preserve">and vehicle detection </w:t>
      </w:r>
      <w:r>
        <w:rPr>
          <w:rFonts w:eastAsia="Times New Roman" w:cs="Times New Roman"/>
          <w:szCs w:val="24"/>
        </w:rPr>
        <w:t>has been applied</w:t>
      </w:r>
      <w:r w:rsidR="00556335">
        <w:rPr>
          <w:rFonts w:eastAsia="Times New Roman" w:cs="Times New Roman"/>
          <w:szCs w:val="24"/>
        </w:rPr>
        <w:t xml:space="preserve"> as substitute to human vision in much of literature. </w:t>
      </w:r>
      <w:r w:rsidR="00C10486">
        <w:rPr>
          <w:rFonts w:eastAsia="Times New Roman" w:cs="Times New Roman"/>
          <w:szCs w:val="24"/>
        </w:rPr>
        <w:t xml:space="preserve">The </w:t>
      </w:r>
      <w:r w:rsidR="00556335">
        <w:rPr>
          <w:rFonts w:eastAsia="Times New Roman" w:cs="Times New Roman"/>
          <w:szCs w:val="24"/>
        </w:rPr>
        <w:t xml:space="preserve">studies </w:t>
      </w:r>
      <w:r w:rsidR="00C10486">
        <w:rPr>
          <w:rFonts w:eastAsia="Times New Roman" w:cs="Times New Roman"/>
          <w:szCs w:val="24"/>
        </w:rPr>
        <w:t xml:space="preserve">range from </w:t>
      </w:r>
      <w:r w:rsidR="00556335">
        <w:rPr>
          <w:rFonts w:eastAsia="Times New Roman" w:cs="Times New Roman"/>
          <w:szCs w:val="24"/>
        </w:rPr>
        <w:t>incor</w:t>
      </w:r>
      <w:r w:rsidR="00C10486">
        <w:rPr>
          <w:rFonts w:eastAsia="Times New Roman" w:cs="Times New Roman"/>
          <w:szCs w:val="24"/>
        </w:rPr>
        <w:t>porating</w:t>
      </w:r>
      <w:r w:rsidR="00556335">
        <w:rPr>
          <w:rFonts w:eastAsia="Times New Roman" w:cs="Times New Roman"/>
          <w:szCs w:val="24"/>
        </w:rPr>
        <w:t xml:space="preserve"> feature detection methods from still images to </w:t>
      </w:r>
      <w:r w:rsidR="00C10486">
        <w:rPr>
          <w:rFonts w:eastAsia="Times New Roman" w:cs="Times New Roman"/>
          <w:szCs w:val="24"/>
        </w:rPr>
        <w:t>foreground detection methods in video imaging.</w:t>
      </w:r>
      <w:r w:rsidR="00556335">
        <w:rPr>
          <w:rFonts w:eastAsia="Times New Roman" w:cs="Times New Roman"/>
          <w:szCs w:val="24"/>
        </w:rPr>
        <w:t xml:space="preserve"> </w:t>
      </w:r>
    </w:p>
    <w:p w14:paraId="35DE0242" w14:textId="77777777" w:rsidR="00C10486" w:rsidRDefault="001F3DE6">
      <w:pPr>
        <w:jc w:val="both"/>
        <w:rPr>
          <w:rFonts w:eastAsia="Times New Roman" w:cs="Times New Roman"/>
          <w:szCs w:val="24"/>
        </w:rPr>
        <w:pPrChange w:id="21" w:author="cleofa kadeha" w:date="2018-01-08T10:32:00Z">
          <w:pPr/>
        </w:pPrChange>
      </w:pPr>
      <w:r w:rsidRPr="001F3DE6">
        <w:rPr>
          <w:rFonts w:eastAsia="Times New Roman" w:cs="Times New Roman"/>
          <w:noProof/>
          <w:szCs w:val="24"/>
        </w:rPr>
        <w:t xml:space="preserve">Kembhavi, Harwood, &amp; Davis, </w:t>
      </w:r>
      <w:r>
        <w:rPr>
          <w:rFonts w:eastAsia="Times New Roman" w:cs="Times New Roman"/>
          <w:noProof/>
          <w:szCs w:val="24"/>
        </w:rPr>
        <w:t>(</w:t>
      </w:r>
      <w:r w:rsidRPr="001F3DE6">
        <w:rPr>
          <w:rFonts w:eastAsia="Times New Roman" w:cs="Times New Roman"/>
          <w:noProof/>
          <w:szCs w:val="24"/>
        </w:rPr>
        <w:t>2011)</w:t>
      </w:r>
      <w:r w:rsidR="00556335">
        <w:rPr>
          <w:rFonts w:eastAsia="Times New Roman" w:cs="Times New Roman"/>
          <w:szCs w:val="24"/>
        </w:rPr>
        <w:t xml:space="preserve"> </w:t>
      </w:r>
      <w:sdt>
        <w:sdtPr>
          <w:rPr>
            <w:rFonts w:eastAsia="Times New Roman" w:cs="Times New Roman"/>
            <w:szCs w:val="24"/>
          </w:rPr>
          <w:id w:val="-1557697189"/>
          <w:citation/>
        </w:sdtPr>
        <w:sdtEndPr/>
        <w:sdtContent>
          <w:r>
            <w:rPr>
              <w:rFonts w:eastAsia="Times New Roman" w:cs="Times New Roman"/>
              <w:szCs w:val="24"/>
            </w:rPr>
            <w:fldChar w:fldCharType="begin"/>
          </w:r>
          <w:r>
            <w:rPr>
              <w:rFonts w:eastAsia="Times New Roman" w:cs="Times New Roman"/>
              <w:szCs w:val="24"/>
            </w:rPr>
            <w:instrText xml:space="preserve"> CITATION Ani11 \l 1033 </w:instrText>
          </w:r>
          <w:r>
            <w:rPr>
              <w:rFonts w:eastAsia="Times New Roman" w:cs="Times New Roman"/>
              <w:szCs w:val="24"/>
            </w:rPr>
            <w:fldChar w:fldCharType="separate"/>
          </w:r>
          <w:r w:rsidR="00F45904" w:rsidRPr="00F45904">
            <w:rPr>
              <w:rFonts w:eastAsia="Times New Roman" w:cs="Times New Roman"/>
              <w:noProof/>
              <w:szCs w:val="24"/>
            </w:rPr>
            <w:t>[1]</w:t>
          </w:r>
          <w:r>
            <w:rPr>
              <w:rFonts w:eastAsia="Times New Roman" w:cs="Times New Roman"/>
              <w:szCs w:val="24"/>
            </w:rPr>
            <w:fldChar w:fldCharType="end"/>
          </w:r>
        </w:sdtContent>
      </w:sdt>
      <w:r>
        <w:rPr>
          <w:rFonts w:eastAsia="Times New Roman" w:cs="Times New Roman"/>
          <w:szCs w:val="24"/>
        </w:rPr>
        <w:t xml:space="preserve"> </w:t>
      </w:r>
      <w:r w:rsidR="00556335">
        <w:rPr>
          <w:rFonts w:eastAsia="Times New Roman" w:cs="Times New Roman"/>
          <w:szCs w:val="24"/>
        </w:rPr>
        <w:t xml:space="preserve">developed a vehicles detector from aerial images by incorporating rich set of image descriptors which includes color probability maps. </w:t>
      </w:r>
      <w:r w:rsidR="00C10486">
        <w:rPr>
          <w:rFonts w:eastAsia="Times New Roman" w:cs="Times New Roman"/>
          <w:szCs w:val="24"/>
        </w:rPr>
        <w:t>Their tool involved image properties like Color Probability Maps, Histograms of Oriented gradients and Pairs of Pixels (PoP) methods. The vehicles features were then extracted through the use of Partial Least Squares classification after training the images.</w:t>
      </w:r>
    </w:p>
    <w:p w14:paraId="21097499" w14:textId="77777777" w:rsidR="003F2D3A" w:rsidRDefault="00F53FFC">
      <w:pPr>
        <w:jc w:val="both"/>
        <w:rPr>
          <w:rFonts w:eastAsia="Times New Roman" w:cs="Times New Roman"/>
          <w:szCs w:val="24"/>
        </w:rPr>
        <w:pPrChange w:id="22" w:author="cleofa kadeha" w:date="2018-01-08T10:32:00Z">
          <w:pPr/>
        </w:pPrChange>
      </w:pPr>
      <w:sdt>
        <w:sdtPr>
          <w:rPr>
            <w:rFonts w:eastAsia="Times New Roman" w:cs="Times New Roman"/>
            <w:szCs w:val="24"/>
          </w:rPr>
          <w:id w:val="300201309"/>
          <w:citation/>
        </w:sdtPr>
        <w:sdtEndPr/>
        <w:sdtContent>
          <w:r w:rsidR="003F2D3A">
            <w:rPr>
              <w:rFonts w:eastAsia="Times New Roman" w:cs="Times New Roman"/>
              <w:szCs w:val="24"/>
            </w:rPr>
            <w:fldChar w:fldCharType="begin"/>
          </w:r>
          <w:r w:rsidR="003F2D3A">
            <w:rPr>
              <w:rFonts w:eastAsia="Times New Roman" w:cs="Times New Roman"/>
              <w:szCs w:val="24"/>
            </w:rPr>
            <w:instrText xml:space="preserve"> CITATION Tou15 \l 1033 </w:instrText>
          </w:r>
          <w:r w:rsidR="003F2D3A">
            <w:rPr>
              <w:rFonts w:eastAsia="Times New Roman" w:cs="Times New Roman"/>
              <w:szCs w:val="24"/>
            </w:rPr>
            <w:fldChar w:fldCharType="separate"/>
          </w:r>
          <w:r w:rsidR="00F45904" w:rsidRPr="00F45904">
            <w:rPr>
              <w:rFonts w:eastAsia="Times New Roman" w:cs="Times New Roman"/>
              <w:noProof/>
              <w:szCs w:val="24"/>
            </w:rPr>
            <w:t>[2]</w:t>
          </w:r>
          <w:r w:rsidR="003F2D3A">
            <w:rPr>
              <w:rFonts w:eastAsia="Times New Roman" w:cs="Times New Roman"/>
              <w:szCs w:val="24"/>
            </w:rPr>
            <w:fldChar w:fldCharType="end"/>
          </w:r>
        </w:sdtContent>
      </w:sdt>
      <w:r w:rsidR="003F2D3A">
        <w:rPr>
          <w:rFonts w:eastAsia="Times New Roman" w:cs="Times New Roman"/>
          <w:szCs w:val="24"/>
        </w:rPr>
        <w:t xml:space="preserve"> developed an image detection algorithm to detect and eventually count vehicles in the road using a combination of both frame differentiation and edge detection algorithms. By using Kalman filter, the position of the image was estimated and tracked. The filter also helped in classification of vehicles such that the counting was done in specified groups. He found that the counting was inaccurate by 4% and that classification was inaccurate by 5%. </w:t>
      </w:r>
    </w:p>
    <w:p w14:paraId="02CADB2A" w14:textId="6F81E494" w:rsidR="0083281B" w:rsidRPr="002C1014" w:rsidRDefault="00F53FFC">
      <w:pPr>
        <w:jc w:val="both"/>
        <w:rPr>
          <w:rFonts w:eastAsia="Times New Roman" w:cs="Times New Roman"/>
          <w:szCs w:val="24"/>
        </w:rPr>
        <w:pPrChange w:id="23" w:author="cleofa kadeha" w:date="2018-01-08T10:32:00Z">
          <w:pPr/>
        </w:pPrChange>
      </w:pPr>
      <w:sdt>
        <w:sdtPr>
          <w:rPr>
            <w:rFonts w:eastAsia="Times New Roman" w:cs="Times New Roman"/>
            <w:szCs w:val="24"/>
          </w:rPr>
          <w:id w:val="2118942560"/>
          <w:citation/>
        </w:sdtPr>
        <w:sdtEndPr/>
        <w:sdtContent>
          <w:r w:rsidR="003F2D3A">
            <w:rPr>
              <w:rFonts w:eastAsia="Times New Roman" w:cs="Times New Roman"/>
              <w:szCs w:val="24"/>
            </w:rPr>
            <w:fldChar w:fldCharType="begin"/>
          </w:r>
          <w:r w:rsidR="003F2D3A">
            <w:rPr>
              <w:rFonts w:eastAsia="Times New Roman" w:cs="Times New Roman"/>
              <w:szCs w:val="24"/>
            </w:rPr>
            <w:instrText xml:space="preserve"> CITATION Rad10 \l 1033 </w:instrText>
          </w:r>
          <w:r w:rsidR="003F2D3A">
            <w:rPr>
              <w:rFonts w:eastAsia="Times New Roman" w:cs="Times New Roman"/>
              <w:szCs w:val="24"/>
            </w:rPr>
            <w:fldChar w:fldCharType="separate"/>
          </w:r>
          <w:r w:rsidR="00F45904" w:rsidRPr="00F45904">
            <w:rPr>
              <w:rFonts w:eastAsia="Times New Roman" w:cs="Times New Roman"/>
              <w:noProof/>
              <w:szCs w:val="24"/>
            </w:rPr>
            <w:t>[3]</w:t>
          </w:r>
          <w:r w:rsidR="003F2D3A">
            <w:rPr>
              <w:rFonts w:eastAsia="Times New Roman" w:cs="Times New Roman"/>
              <w:szCs w:val="24"/>
            </w:rPr>
            <w:fldChar w:fldCharType="end"/>
          </w:r>
        </w:sdtContent>
      </w:sdt>
      <w:r w:rsidR="003F2D3A">
        <w:rPr>
          <w:rFonts w:eastAsia="Times New Roman" w:cs="Times New Roman"/>
          <w:szCs w:val="24"/>
        </w:rPr>
        <w:t xml:space="preserve"> Developed an algorithm that uses the digital video, image processing and computer vision to automatically the vehicle speed in an accurate manner. The algorithm involved camera calibration, background generation and vehicle detection methods which led to speed measurement. The speed of the vehicle was calculated using the position of the vehicle in each frame. To obtain a good foreground, the authors generated a background based on two modes in the </w:t>
      </w:r>
      <w:ins w:id="24" w:author="Evarist Ruhazwe" w:date="2018-01-12T14:37:00Z">
        <w:r>
          <w:rPr>
            <w:rFonts w:eastAsia="Times New Roman" w:cs="Times New Roman"/>
            <w:szCs w:val="24"/>
          </w:rPr>
          <w:t>Hue-Saturation-Value (</w:t>
        </w:r>
      </w:ins>
      <w:commentRangeStart w:id="25"/>
      <w:r w:rsidR="003F2D3A">
        <w:rPr>
          <w:rFonts w:eastAsia="Times New Roman" w:cs="Times New Roman"/>
          <w:szCs w:val="24"/>
        </w:rPr>
        <w:t>HSV</w:t>
      </w:r>
      <w:commentRangeEnd w:id="25"/>
      <w:r w:rsidR="00E34C4C">
        <w:rPr>
          <w:rStyle w:val="CommentReference"/>
        </w:rPr>
        <w:commentReference w:id="25"/>
      </w:r>
      <w:ins w:id="26" w:author="Evarist Ruhazwe" w:date="2018-01-12T14:38:00Z">
        <w:r>
          <w:rPr>
            <w:rFonts w:eastAsia="Times New Roman" w:cs="Times New Roman"/>
            <w:szCs w:val="24"/>
          </w:rPr>
          <w:t>)</w:t>
        </w:r>
      </w:ins>
      <w:r w:rsidR="003F2D3A">
        <w:rPr>
          <w:rFonts w:eastAsia="Times New Roman" w:cs="Times New Roman"/>
          <w:szCs w:val="24"/>
        </w:rPr>
        <w:t xml:space="preserve"> model; one with advantage of saturation and the other based on value. With this diversity, based upon value, the object with the white and bright color is recognized explicitly. On the other hand, since the vehicles with dark colors could not be well recognized by this attribute, the authors used Saturation attribute in HSV model to classify the dark colored objects. The detected speeds were found to differ from the actual vehicle speeds by the range of 0.4kph to 4.</w:t>
      </w:r>
      <w:commentRangeStart w:id="27"/>
      <w:r w:rsidR="003F2D3A">
        <w:rPr>
          <w:rFonts w:eastAsia="Times New Roman" w:cs="Times New Roman"/>
          <w:szCs w:val="24"/>
        </w:rPr>
        <w:t>7kph</w:t>
      </w:r>
      <w:commentRangeEnd w:id="27"/>
      <w:r w:rsidR="003F6488">
        <w:rPr>
          <w:rStyle w:val="CommentReference"/>
        </w:rPr>
        <w:commentReference w:id="27"/>
      </w:r>
      <w:r w:rsidR="003F2D3A">
        <w:rPr>
          <w:rFonts w:eastAsia="Times New Roman" w:cs="Times New Roman"/>
          <w:szCs w:val="24"/>
        </w:rPr>
        <w:t xml:space="preserve">. </w:t>
      </w:r>
    </w:p>
    <w:p w14:paraId="3B469BF8" w14:textId="77777777" w:rsidR="00556335" w:rsidRPr="0083281B" w:rsidRDefault="0083281B">
      <w:pPr>
        <w:jc w:val="both"/>
        <w:rPr>
          <w:rFonts w:eastAsia="Times New Roman" w:cs="Times New Roman"/>
          <w:b/>
          <w:szCs w:val="24"/>
        </w:rPr>
        <w:pPrChange w:id="28" w:author="cleofa kadeha" w:date="2018-01-08T10:32:00Z">
          <w:pPr/>
        </w:pPrChange>
      </w:pPr>
      <w:r w:rsidRPr="0083281B">
        <w:rPr>
          <w:rFonts w:eastAsia="Times New Roman" w:cs="Times New Roman"/>
          <w:b/>
          <w:szCs w:val="24"/>
        </w:rPr>
        <w:t>Data Used</w:t>
      </w:r>
      <w:r>
        <w:rPr>
          <w:rFonts w:eastAsia="Times New Roman" w:cs="Times New Roman"/>
          <w:b/>
          <w:szCs w:val="24"/>
        </w:rPr>
        <w:t xml:space="preserve"> and Study design</w:t>
      </w:r>
    </w:p>
    <w:p w14:paraId="1EDA5E67" w14:textId="77777777" w:rsidR="0083281B" w:rsidRDefault="0083281B">
      <w:pPr>
        <w:jc w:val="both"/>
        <w:rPr>
          <w:rFonts w:cs="Times New Roman"/>
          <w:szCs w:val="24"/>
        </w:rPr>
        <w:pPrChange w:id="29" w:author="cleofa kadeha" w:date="2018-01-08T10:32:00Z">
          <w:pPr/>
        </w:pPrChange>
      </w:pPr>
      <w:r>
        <w:rPr>
          <w:rFonts w:eastAsia="Times New Roman" w:cs="Times New Roman"/>
          <w:szCs w:val="24"/>
        </w:rPr>
        <w:t xml:space="preserve">To carry out this study, a </w:t>
      </w:r>
      <w:del w:id="30" w:author="cleofa kadeha" w:date="2018-01-08T10:50:00Z">
        <w:r w:rsidDel="00F370E0">
          <w:rPr>
            <w:rFonts w:eastAsia="Times New Roman" w:cs="Times New Roman"/>
            <w:szCs w:val="24"/>
          </w:rPr>
          <w:delText xml:space="preserve">roundabout </w:delText>
        </w:r>
      </w:del>
      <w:r w:rsidR="000F6B95">
        <w:rPr>
          <w:rFonts w:eastAsia="Times New Roman" w:cs="Times New Roman"/>
          <w:szCs w:val="24"/>
        </w:rPr>
        <w:t>three-legged roundabout located at Weems Dr</w:t>
      </w:r>
      <w:ins w:id="31" w:author="cleofa kadeha" w:date="2018-01-08T10:50:00Z">
        <w:r w:rsidR="00F370E0">
          <w:rPr>
            <w:rFonts w:eastAsia="Times New Roman" w:cs="Times New Roman"/>
            <w:szCs w:val="24"/>
          </w:rPr>
          <w:t>ive</w:t>
        </w:r>
      </w:ins>
      <w:r w:rsidR="00DB0850">
        <w:rPr>
          <w:rFonts w:eastAsia="Times New Roman" w:cs="Times New Roman"/>
          <w:szCs w:val="24"/>
        </w:rPr>
        <w:t>.</w:t>
      </w:r>
      <w:r w:rsidR="000F6B95">
        <w:rPr>
          <w:rFonts w:eastAsia="Times New Roman" w:cs="Times New Roman"/>
          <w:szCs w:val="24"/>
        </w:rPr>
        <w:t xml:space="preserve"> intersecting with Easterwood Dr</w:t>
      </w:r>
      <w:ins w:id="32" w:author="cleofa kadeha" w:date="2018-01-08T10:50:00Z">
        <w:r w:rsidR="00F370E0">
          <w:rPr>
            <w:rFonts w:eastAsia="Times New Roman" w:cs="Times New Roman"/>
            <w:szCs w:val="24"/>
          </w:rPr>
          <w:t>ive</w:t>
        </w:r>
      </w:ins>
      <w:r w:rsidR="00DB0850">
        <w:rPr>
          <w:rFonts w:eastAsia="Times New Roman" w:cs="Times New Roman"/>
          <w:szCs w:val="24"/>
        </w:rPr>
        <w:t>.</w:t>
      </w:r>
      <w:r w:rsidR="000F6B95">
        <w:rPr>
          <w:rFonts w:eastAsia="Times New Roman" w:cs="Times New Roman"/>
          <w:szCs w:val="24"/>
        </w:rPr>
        <w:t xml:space="preserve"> in Tallahassee, Fl</w:t>
      </w:r>
      <w:r w:rsidR="00DB0850">
        <w:rPr>
          <w:rFonts w:eastAsia="Times New Roman" w:cs="Times New Roman"/>
          <w:szCs w:val="24"/>
        </w:rPr>
        <w:t>.</w:t>
      </w:r>
      <w:r w:rsidR="000F6B95">
        <w:rPr>
          <w:rFonts w:eastAsia="Times New Roman" w:cs="Times New Roman"/>
          <w:szCs w:val="24"/>
        </w:rPr>
        <w:t xml:space="preserve"> with single</w:t>
      </w:r>
      <w:r w:rsidR="008855DD">
        <w:rPr>
          <w:rFonts w:eastAsia="Times New Roman" w:cs="Times New Roman"/>
          <w:szCs w:val="24"/>
        </w:rPr>
        <w:t xml:space="preserve"> lane approaching and single lane circulating was used.</w:t>
      </w:r>
      <w:r w:rsidR="008855DD">
        <w:rPr>
          <w:rFonts w:cs="Times New Roman"/>
          <w:szCs w:val="24"/>
        </w:rPr>
        <w:t xml:space="preserve"> </w:t>
      </w:r>
      <w:r w:rsidR="00411DA8">
        <w:rPr>
          <w:rFonts w:cs="Times New Roman"/>
          <w:szCs w:val="24"/>
        </w:rPr>
        <w:t>The study involved recording a video capturing approaching vehicles from Easterwood Dr</w:t>
      </w:r>
      <w:r w:rsidR="00DB0850">
        <w:rPr>
          <w:rFonts w:cs="Times New Roman"/>
          <w:szCs w:val="24"/>
        </w:rPr>
        <w:t>.</w:t>
      </w:r>
      <w:r w:rsidR="00411DA8">
        <w:rPr>
          <w:rFonts w:cs="Times New Roman"/>
          <w:szCs w:val="24"/>
        </w:rPr>
        <w:t xml:space="preserve"> as well as circulating vehicles conflicting them as shown in figure xxx below. </w:t>
      </w:r>
      <w:r w:rsidR="008855DD">
        <w:rPr>
          <w:rFonts w:cs="Times New Roman"/>
          <w:szCs w:val="24"/>
        </w:rPr>
        <w:t xml:space="preserve">The video had a length of about 2 minutes with a total of </w:t>
      </w:r>
      <w:r w:rsidR="00F45904">
        <w:rPr>
          <w:rFonts w:cs="Times New Roman"/>
          <w:szCs w:val="24"/>
        </w:rPr>
        <w:t>21 c</w:t>
      </w:r>
      <w:r w:rsidR="008855DD">
        <w:rPr>
          <w:rFonts w:cs="Times New Roman"/>
          <w:szCs w:val="24"/>
        </w:rPr>
        <w:t>irculating vehicles passing</w:t>
      </w:r>
      <w:r>
        <w:rPr>
          <w:rFonts w:cs="Times New Roman"/>
          <w:szCs w:val="24"/>
        </w:rPr>
        <w:t>.</w:t>
      </w:r>
      <w:r w:rsidR="00F4616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764"/>
      </w:tblGrid>
      <w:tr w:rsidR="00411DA8" w14:paraId="07D4833D" w14:textId="77777777" w:rsidTr="00DB0850">
        <w:tc>
          <w:tcPr>
            <w:tcW w:w="4500" w:type="dxa"/>
          </w:tcPr>
          <w:p w14:paraId="3A644FB6" w14:textId="77777777" w:rsidR="00411DA8" w:rsidRDefault="00411DA8">
            <w:pPr>
              <w:keepNext/>
              <w:jc w:val="both"/>
              <w:pPrChange w:id="33" w:author="cleofa kadeha" w:date="2018-01-08T10:32:00Z">
                <w:pPr>
                  <w:keepNext/>
                </w:pPr>
              </w:pPrChange>
            </w:pPr>
            <w:r>
              <w:rPr>
                <w:noProof/>
              </w:rPr>
              <w:drawing>
                <wp:inline distT="0" distB="0" distL="0" distR="0" wp14:anchorId="378A20B1" wp14:editId="4914F08E">
                  <wp:extent cx="2776151" cy="1918970"/>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9949" cy="1956157"/>
                          </a:xfrm>
                          <a:prstGeom prst="rect">
                            <a:avLst/>
                          </a:prstGeom>
                        </pic:spPr>
                      </pic:pic>
                    </a:graphicData>
                  </a:graphic>
                </wp:inline>
              </w:drawing>
            </w:r>
          </w:p>
          <w:p w14:paraId="3552DF18" w14:textId="3D28169F" w:rsidR="00411DA8" w:rsidRDefault="00411DA8" w:rsidP="002F6608">
            <w:pPr>
              <w:pStyle w:val="Caption"/>
              <w:jc w:val="both"/>
              <w:rPr>
                <w:rFonts w:cs="Times New Roman"/>
                <w:szCs w:val="24"/>
              </w:rPr>
            </w:pPr>
            <w:r>
              <w:t xml:space="preserve">Figure </w:t>
            </w:r>
            <w:fldSimple w:instr=" STYLEREF 1 \s ">
              <w:r>
                <w:rPr>
                  <w:noProof/>
                </w:rPr>
                <w:t>0</w:t>
              </w:r>
            </w:fldSimple>
            <w:ins w:id="34" w:author="Evarist Ruhazwe" w:date="2018-01-12T14:41:00Z">
              <w:r w:rsidR="00F53FFC">
                <w:rPr>
                  <w:noProof/>
                </w:rPr>
                <w:fldChar w:fldCharType="begin"/>
              </w:r>
              <w:r w:rsidR="00F53FFC">
                <w:rPr>
                  <w:noProof/>
                </w:rPr>
                <w:instrText xml:space="preserve"> STYLEREF 1 \s </w:instrText>
              </w:r>
            </w:ins>
            <w:r w:rsidR="00F53FFC">
              <w:rPr>
                <w:noProof/>
              </w:rPr>
              <w:fldChar w:fldCharType="separate"/>
            </w:r>
            <w:r w:rsidR="00F53FFC">
              <w:rPr>
                <w:noProof/>
              </w:rPr>
              <w:t>0</w:t>
            </w:r>
            <w:ins w:id="35" w:author="Evarist Ruhazwe" w:date="2018-01-12T14:41:00Z">
              <w:r w:rsidR="00F53FFC">
                <w:rPr>
                  <w:noProof/>
                </w:rPr>
                <w:fldChar w:fldCharType="end"/>
              </w:r>
              <w:r w:rsidR="00F53FFC">
                <w:rPr>
                  <w:noProof/>
                </w:rPr>
                <w:noBreakHyphen/>
              </w:r>
              <w:r w:rsidR="00F53FFC">
                <w:rPr>
                  <w:noProof/>
                </w:rPr>
                <w:fldChar w:fldCharType="begin"/>
              </w:r>
              <w:r w:rsidR="00F53FFC">
                <w:rPr>
                  <w:noProof/>
                </w:rPr>
                <w:instrText xml:space="preserve"> SEQ Figure \* ARABIC \s 1 </w:instrText>
              </w:r>
            </w:ins>
            <w:r w:rsidR="00F53FFC">
              <w:rPr>
                <w:noProof/>
              </w:rPr>
              <w:fldChar w:fldCharType="separate"/>
            </w:r>
            <w:ins w:id="36" w:author="Evarist Ruhazwe" w:date="2018-01-12T14:41:00Z">
              <w:r w:rsidR="00F53FFC">
                <w:rPr>
                  <w:noProof/>
                </w:rPr>
                <w:t>1</w:t>
              </w:r>
              <w:r w:rsidR="00F53FFC">
                <w:rPr>
                  <w:noProof/>
                </w:rPr>
                <w:fldChar w:fldCharType="end"/>
              </w:r>
            </w:ins>
            <w:del w:id="37" w:author="Evarist Ruhazwe" w:date="2018-01-12T14:41:00Z">
              <w:r w:rsidR="00E84553" w:rsidDel="00F53FFC">
                <w:fldChar w:fldCharType="begin"/>
              </w:r>
              <w:r w:rsidR="00E84553" w:rsidDel="00F53FFC">
                <w:delInstrText xml:space="preserve"> SEQ Figure \* ARABIC \s 1 </w:delInstrText>
              </w:r>
              <w:r w:rsidR="00E84553" w:rsidDel="00F53FFC">
                <w:fldChar w:fldCharType="separate"/>
              </w:r>
              <w:r w:rsidR="002F6608" w:rsidDel="00F53FFC">
                <w:rPr>
                  <w:noProof/>
                </w:rPr>
                <w:delText>1</w:delText>
              </w:r>
              <w:r w:rsidR="00E84553" w:rsidDel="00F53FFC">
                <w:rPr>
                  <w:noProof/>
                </w:rPr>
                <w:fldChar w:fldCharType="end"/>
              </w:r>
            </w:del>
            <w:r>
              <w:t xml:space="preserve">:(a)  Overview of the roundabout </w:t>
            </w:r>
          </w:p>
        </w:tc>
        <w:tc>
          <w:tcPr>
            <w:tcW w:w="4860" w:type="dxa"/>
          </w:tcPr>
          <w:p w14:paraId="47457DBA" w14:textId="77777777" w:rsidR="00411DA8" w:rsidRDefault="00411DA8">
            <w:pPr>
              <w:keepNext/>
              <w:jc w:val="both"/>
              <w:pPrChange w:id="38" w:author="cleofa kadeha" w:date="2018-01-08T10:32:00Z">
                <w:pPr>
                  <w:keepNext/>
                </w:pPr>
              </w:pPrChange>
            </w:pPr>
            <w:r w:rsidRPr="00411DA8">
              <w:rPr>
                <w:rFonts w:cs="Times New Roman"/>
                <w:noProof/>
                <w:szCs w:val="24"/>
              </w:rPr>
              <w:drawing>
                <wp:inline distT="0" distB="0" distL="0" distR="0" wp14:anchorId="435D51A6" wp14:editId="6E1233E1">
                  <wp:extent cx="2775585" cy="1918970"/>
                  <wp:effectExtent l="0" t="0" r="5715" b="5080"/>
                  <wp:docPr id="13" name="Picture 13" descr="C:\Users\Evarist\Pictures\vlcsnap-2018-01-06-18h41m44s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arist\Pictures\vlcsnap-2018-01-06-18h41m44s8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1920" cy="1944091"/>
                          </a:xfrm>
                          <a:prstGeom prst="rect">
                            <a:avLst/>
                          </a:prstGeom>
                          <a:noFill/>
                          <a:ln>
                            <a:noFill/>
                          </a:ln>
                        </pic:spPr>
                      </pic:pic>
                    </a:graphicData>
                  </a:graphic>
                </wp:inline>
              </w:drawing>
            </w:r>
          </w:p>
          <w:p w14:paraId="4FF51286" w14:textId="77777777" w:rsidR="00411DA8" w:rsidRDefault="00411DA8">
            <w:pPr>
              <w:pStyle w:val="Caption"/>
              <w:jc w:val="both"/>
              <w:rPr>
                <w:rFonts w:cs="Times New Roman"/>
                <w:szCs w:val="24"/>
              </w:rPr>
              <w:pPrChange w:id="39" w:author="cleofa kadeha" w:date="2018-01-08T10:32:00Z">
                <w:pPr>
                  <w:pStyle w:val="Caption"/>
                </w:pPr>
              </w:pPrChange>
            </w:pPr>
            <w:r>
              <w:t xml:space="preserve">Figure </w:t>
            </w:r>
            <w:fldSimple w:instr=" STYLEREF 1 \s ">
              <w:r>
                <w:rPr>
                  <w:noProof/>
                </w:rPr>
                <w:t>0</w:t>
              </w:r>
            </w:fldSimple>
            <w:r w:rsidR="00787816">
              <w:t>1</w:t>
            </w:r>
            <w:r>
              <w:t>: (b) Video recording view of the approach</w:t>
            </w:r>
          </w:p>
        </w:tc>
      </w:tr>
    </w:tbl>
    <w:p w14:paraId="7EBB657E" w14:textId="77777777" w:rsidR="008855DD" w:rsidRDefault="00DB0850">
      <w:pPr>
        <w:jc w:val="both"/>
        <w:rPr>
          <w:rFonts w:cs="Times New Roman"/>
          <w:szCs w:val="24"/>
        </w:rPr>
        <w:pPrChange w:id="40" w:author="cleofa kadeha" w:date="2018-01-08T10:32:00Z">
          <w:pPr/>
        </w:pPrChange>
      </w:pPr>
      <w:r>
        <w:rPr>
          <w:rFonts w:cs="Times New Roman"/>
          <w:szCs w:val="24"/>
        </w:rPr>
        <w:t xml:space="preserve">The purpose is to track the circulating vehicles’ timestamps when passing a </w:t>
      </w:r>
      <w:r w:rsidR="00787816">
        <w:rPr>
          <w:rFonts w:cs="Times New Roman"/>
          <w:szCs w:val="24"/>
        </w:rPr>
        <w:t>region</w:t>
      </w:r>
      <w:r>
        <w:rPr>
          <w:rFonts w:cs="Times New Roman"/>
          <w:szCs w:val="24"/>
        </w:rPr>
        <w:t xml:space="preserve"> of interest as they conflict the approaching vehicles. </w:t>
      </w:r>
      <w:r w:rsidR="00787816">
        <w:rPr>
          <w:rFonts w:cs="Times New Roman"/>
          <w:szCs w:val="24"/>
        </w:rPr>
        <w:t xml:space="preserve">The vehicles’ timestamps will then help in determination of headway. </w:t>
      </w:r>
      <w:r>
        <w:rPr>
          <w:rFonts w:cs="Times New Roman"/>
          <w:szCs w:val="24"/>
        </w:rPr>
        <w:t>Two main steps</w:t>
      </w:r>
      <w:r w:rsidR="00787816">
        <w:rPr>
          <w:rFonts w:cs="Times New Roman"/>
          <w:szCs w:val="24"/>
        </w:rPr>
        <w:t xml:space="preserve"> are used: Foreground de</w:t>
      </w:r>
      <w:r w:rsidR="006062C7">
        <w:rPr>
          <w:rFonts w:cs="Times New Roman"/>
          <w:szCs w:val="24"/>
        </w:rPr>
        <w:t>velopment</w:t>
      </w:r>
      <w:r w:rsidR="00787816">
        <w:rPr>
          <w:rFonts w:cs="Times New Roman"/>
          <w:szCs w:val="24"/>
        </w:rPr>
        <w:t xml:space="preserve"> </w:t>
      </w:r>
      <w:r>
        <w:rPr>
          <w:rFonts w:cs="Times New Roman"/>
          <w:szCs w:val="24"/>
        </w:rPr>
        <w:t xml:space="preserve">and </w:t>
      </w:r>
      <w:r w:rsidR="00787816">
        <w:rPr>
          <w:rFonts w:cs="Times New Roman"/>
          <w:szCs w:val="24"/>
        </w:rPr>
        <w:t>headway determination process</w:t>
      </w:r>
      <w:r>
        <w:rPr>
          <w:rFonts w:cs="Times New Roman"/>
          <w:szCs w:val="24"/>
        </w:rPr>
        <w:t xml:space="preserve">. </w:t>
      </w:r>
    </w:p>
    <w:p w14:paraId="763184A9" w14:textId="77777777" w:rsidR="00DB0850" w:rsidRDefault="00DB0850">
      <w:pPr>
        <w:jc w:val="both"/>
        <w:rPr>
          <w:rFonts w:cs="Times New Roman"/>
          <w:szCs w:val="24"/>
        </w:rPr>
        <w:pPrChange w:id="41" w:author="cleofa kadeha" w:date="2018-01-08T10:32:00Z">
          <w:pPr/>
        </w:pPrChange>
      </w:pPr>
    </w:p>
    <w:p w14:paraId="64BB4B31" w14:textId="77777777" w:rsidR="008855DD" w:rsidRDefault="008855DD">
      <w:pPr>
        <w:jc w:val="both"/>
        <w:rPr>
          <w:rFonts w:cs="Times New Roman"/>
          <w:szCs w:val="24"/>
        </w:rPr>
        <w:pPrChange w:id="42" w:author="cleofa kadeha" w:date="2018-01-08T10:32:00Z">
          <w:pPr/>
        </w:pPrChange>
      </w:pPr>
    </w:p>
    <w:p w14:paraId="00408420" w14:textId="77777777" w:rsidR="00787816" w:rsidRDefault="00787816">
      <w:pPr>
        <w:jc w:val="both"/>
        <w:rPr>
          <w:rFonts w:eastAsia="Times New Roman" w:cs="Times New Roman"/>
          <w:szCs w:val="24"/>
        </w:rPr>
        <w:pPrChange w:id="43" w:author="cleofa kadeha" w:date="2018-01-08T10:32:00Z">
          <w:pPr/>
        </w:pPrChange>
      </w:pPr>
    </w:p>
    <w:p w14:paraId="461973A0" w14:textId="77777777" w:rsidR="00787816" w:rsidRPr="00787816" w:rsidRDefault="00787816">
      <w:pPr>
        <w:jc w:val="both"/>
        <w:rPr>
          <w:rFonts w:eastAsia="Times New Roman" w:cs="Times New Roman"/>
          <w:b/>
          <w:szCs w:val="24"/>
        </w:rPr>
        <w:pPrChange w:id="44" w:author="cleofa kadeha" w:date="2018-01-08T10:32:00Z">
          <w:pPr/>
        </w:pPrChange>
      </w:pPr>
      <w:r w:rsidRPr="00787816">
        <w:rPr>
          <w:rFonts w:eastAsia="Times New Roman" w:cs="Times New Roman"/>
          <w:b/>
          <w:szCs w:val="24"/>
        </w:rPr>
        <w:lastRenderedPageBreak/>
        <w:t xml:space="preserve">Foreground </w:t>
      </w:r>
      <w:r>
        <w:rPr>
          <w:rFonts w:eastAsia="Times New Roman" w:cs="Times New Roman"/>
          <w:b/>
          <w:szCs w:val="24"/>
        </w:rPr>
        <w:t>D</w:t>
      </w:r>
      <w:r w:rsidRPr="00787816">
        <w:rPr>
          <w:rFonts w:eastAsia="Times New Roman" w:cs="Times New Roman"/>
          <w:b/>
          <w:szCs w:val="24"/>
        </w:rPr>
        <w:t>e</w:t>
      </w:r>
      <w:r w:rsidR="006062C7">
        <w:rPr>
          <w:rFonts w:eastAsia="Times New Roman" w:cs="Times New Roman"/>
          <w:b/>
          <w:szCs w:val="24"/>
        </w:rPr>
        <w:t>velopment</w:t>
      </w:r>
    </w:p>
    <w:p w14:paraId="59759D36" w14:textId="77777777" w:rsidR="00FD2F61" w:rsidRDefault="00787816">
      <w:pPr>
        <w:jc w:val="both"/>
        <w:rPr>
          <w:rFonts w:eastAsia="Times New Roman" w:cs="Times New Roman"/>
          <w:szCs w:val="24"/>
        </w:rPr>
        <w:pPrChange w:id="45" w:author="cleofa kadeha" w:date="2018-01-08T10:32:00Z">
          <w:pPr/>
        </w:pPrChange>
      </w:pPr>
      <w:r>
        <w:rPr>
          <w:rFonts w:eastAsia="Times New Roman" w:cs="Times New Roman"/>
          <w:szCs w:val="24"/>
        </w:rPr>
        <w:t xml:space="preserve">The purpose for foreground detection is to </w:t>
      </w:r>
      <w:r w:rsidR="006062C7">
        <w:rPr>
          <w:rFonts w:eastAsia="Times New Roman" w:cs="Times New Roman"/>
          <w:szCs w:val="24"/>
        </w:rPr>
        <w:t>obtain a series of</w:t>
      </w:r>
      <w:r>
        <w:rPr>
          <w:rFonts w:eastAsia="Times New Roman" w:cs="Times New Roman"/>
          <w:szCs w:val="24"/>
        </w:rPr>
        <w:t xml:space="preserve"> image</w:t>
      </w:r>
      <w:r w:rsidR="006062C7">
        <w:rPr>
          <w:rFonts w:eastAsia="Times New Roman" w:cs="Times New Roman"/>
          <w:szCs w:val="24"/>
        </w:rPr>
        <w:t>s or frames</w:t>
      </w:r>
      <w:r>
        <w:rPr>
          <w:rFonts w:eastAsia="Times New Roman" w:cs="Times New Roman"/>
          <w:szCs w:val="24"/>
        </w:rPr>
        <w:t xml:space="preserve"> with only the moving vehicles detected with the rest of the cells being zero. This is an important step for tracking the change in cell values at the region of interest for record of timestamps</w:t>
      </w:r>
      <w:r w:rsidR="006062C7">
        <w:rPr>
          <w:rFonts w:eastAsia="Times New Roman" w:cs="Times New Roman"/>
          <w:szCs w:val="24"/>
        </w:rPr>
        <w:t xml:space="preserve"> or frame numbers associated with the vehicles’ position</w:t>
      </w:r>
      <w:r>
        <w:rPr>
          <w:rFonts w:eastAsia="Times New Roman" w:cs="Times New Roman"/>
          <w:szCs w:val="24"/>
        </w:rPr>
        <w:t xml:space="preserve">. Therefore, </w:t>
      </w:r>
      <w:r w:rsidR="00F46163">
        <w:rPr>
          <w:rFonts w:eastAsia="Times New Roman" w:cs="Times New Roman"/>
          <w:szCs w:val="24"/>
        </w:rPr>
        <w:t xml:space="preserve">image processing techniques </w:t>
      </w:r>
      <w:r>
        <w:rPr>
          <w:rFonts w:eastAsia="Times New Roman" w:cs="Times New Roman"/>
          <w:szCs w:val="24"/>
        </w:rPr>
        <w:t>are applied to result</w:t>
      </w:r>
      <w:r w:rsidR="00F46163">
        <w:rPr>
          <w:rFonts w:eastAsia="Times New Roman" w:cs="Times New Roman"/>
          <w:szCs w:val="24"/>
        </w:rPr>
        <w:t xml:space="preserve"> into detection of </w:t>
      </w:r>
      <w:r w:rsidR="006062C7">
        <w:rPr>
          <w:rFonts w:eastAsia="Times New Roman" w:cs="Times New Roman"/>
          <w:szCs w:val="24"/>
        </w:rPr>
        <w:t xml:space="preserve">a refined </w:t>
      </w:r>
      <w:r w:rsidR="00F46163">
        <w:rPr>
          <w:rFonts w:eastAsia="Times New Roman" w:cs="Times New Roman"/>
          <w:szCs w:val="24"/>
        </w:rPr>
        <w:t xml:space="preserve">foreground. The following are steps leading to determination of </w:t>
      </w:r>
      <w:r w:rsidR="006062C7">
        <w:rPr>
          <w:rFonts w:eastAsia="Times New Roman" w:cs="Times New Roman"/>
          <w:szCs w:val="24"/>
        </w:rPr>
        <w:t>foreground</w:t>
      </w:r>
    </w:p>
    <w:p w14:paraId="101D11E9" w14:textId="77777777" w:rsidR="00FD2F61" w:rsidRDefault="00FD2F61">
      <w:pPr>
        <w:pStyle w:val="ListParagraph"/>
        <w:numPr>
          <w:ilvl w:val="0"/>
          <w:numId w:val="1"/>
        </w:numPr>
        <w:jc w:val="both"/>
        <w:rPr>
          <w:rFonts w:eastAsia="Times New Roman" w:cs="Times New Roman"/>
          <w:szCs w:val="24"/>
        </w:rPr>
        <w:pPrChange w:id="46" w:author="cleofa kadeha" w:date="2018-01-08T10:32:00Z">
          <w:pPr>
            <w:pStyle w:val="ListParagraph"/>
            <w:numPr>
              <w:numId w:val="1"/>
            </w:numPr>
            <w:ind w:hanging="360"/>
          </w:pPr>
        </w:pPrChange>
      </w:pPr>
      <w:r>
        <w:rPr>
          <w:rFonts w:eastAsia="Times New Roman" w:cs="Times New Roman"/>
          <w:szCs w:val="24"/>
        </w:rPr>
        <w:t xml:space="preserve">Background modeling </w:t>
      </w:r>
    </w:p>
    <w:p w14:paraId="4644E3B2" w14:textId="77777777" w:rsidR="00FD2F61" w:rsidRDefault="00FD2F61">
      <w:pPr>
        <w:pStyle w:val="ListParagraph"/>
        <w:numPr>
          <w:ilvl w:val="0"/>
          <w:numId w:val="1"/>
        </w:numPr>
        <w:jc w:val="both"/>
        <w:rPr>
          <w:rFonts w:eastAsia="Times New Roman" w:cs="Times New Roman"/>
          <w:szCs w:val="24"/>
        </w:rPr>
        <w:pPrChange w:id="47" w:author="cleofa kadeha" w:date="2018-01-08T10:32:00Z">
          <w:pPr>
            <w:pStyle w:val="ListParagraph"/>
            <w:numPr>
              <w:numId w:val="1"/>
            </w:numPr>
            <w:ind w:hanging="360"/>
          </w:pPr>
        </w:pPrChange>
      </w:pPr>
      <w:r>
        <w:rPr>
          <w:rFonts w:eastAsia="Times New Roman" w:cs="Times New Roman"/>
          <w:szCs w:val="24"/>
        </w:rPr>
        <w:t>Foreground detection</w:t>
      </w:r>
    </w:p>
    <w:p w14:paraId="5BE00B83" w14:textId="77777777" w:rsidR="00FD2F61" w:rsidRDefault="00FD2F61">
      <w:pPr>
        <w:pStyle w:val="ListParagraph"/>
        <w:numPr>
          <w:ilvl w:val="0"/>
          <w:numId w:val="1"/>
        </w:numPr>
        <w:jc w:val="both"/>
        <w:rPr>
          <w:rFonts w:eastAsia="Times New Roman" w:cs="Times New Roman"/>
          <w:szCs w:val="24"/>
        </w:rPr>
        <w:pPrChange w:id="48" w:author="cleofa kadeha" w:date="2018-01-08T10:32:00Z">
          <w:pPr>
            <w:pStyle w:val="ListParagraph"/>
            <w:numPr>
              <w:numId w:val="1"/>
            </w:numPr>
            <w:ind w:hanging="360"/>
          </w:pPr>
        </w:pPrChange>
      </w:pPr>
      <w:r>
        <w:rPr>
          <w:rFonts w:eastAsia="Times New Roman" w:cs="Times New Roman"/>
          <w:szCs w:val="24"/>
        </w:rPr>
        <w:t>Morphological operations</w:t>
      </w:r>
      <w:r w:rsidR="006062C7">
        <w:rPr>
          <w:rFonts w:eastAsia="Times New Roman" w:cs="Times New Roman"/>
          <w:szCs w:val="24"/>
        </w:rPr>
        <w:t xml:space="preserve"> </w:t>
      </w:r>
    </w:p>
    <w:p w14:paraId="3D26975A" w14:textId="77777777" w:rsidR="00DD37DF" w:rsidRPr="006062C7" w:rsidRDefault="009B3F05">
      <w:pPr>
        <w:jc w:val="both"/>
        <w:rPr>
          <w:b/>
          <w:i/>
        </w:rPr>
        <w:pPrChange w:id="49" w:author="cleofa kadeha" w:date="2018-01-08T10:32:00Z">
          <w:pPr/>
        </w:pPrChange>
      </w:pPr>
      <w:r w:rsidRPr="006062C7">
        <w:rPr>
          <w:b/>
          <w:i/>
        </w:rPr>
        <w:t>Background Modeling</w:t>
      </w:r>
    </w:p>
    <w:p w14:paraId="0C892DB7" w14:textId="77777777" w:rsidR="00694799" w:rsidRDefault="00737CCE">
      <w:pPr>
        <w:spacing w:after="0" w:line="240" w:lineRule="auto"/>
        <w:jc w:val="both"/>
        <w:rPr>
          <w:rFonts w:eastAsia="Times New Roman" w:cs="Times New Roman"/>
          <w:szCs w:val="24"/>
        </w:rPr>
        <w:pPrChange w:id="50" w:author="cleofa kadeha" w:date="2018-01-08T10:32:00Z">
          <w:pPr>
            <w:spacing w:after="0" w:line="240" w:lineRule="auto"/>
          </w:pPr>
        </w:pPrChange>
      </w:pPr>
      <w:r w:rsidRPr="00F45904">
        <w:rPr>
          <w:rFonts w:eastAsia="Times New Roman" w:cs="Times New Roman"/>
          <w:szCs w:val="24"/>
        </w:rPr>
        <w:t xml:space="preserve">Background modeling involves creating a reference image that defines all the static features of the image like parking vehicles, road surface, building conditions together with climatic conditions or illuminations. </w:t>
      </w:r>
      <w:r w:rsidR="006B23E1" w:rsidRPr="00F45904">
        <w:rPr>
          <w:rFonts w:eastAsia="Times New Roman" w:cs="Times New Roman"/>
          <w:szCs w:val="24"/>
        </w:rPr>
        <w:t xml:space="preserve">This is an important component in the motion analysis. </w:t>
      </w:r>
      <w:r w:rsidR="00F76F2A" w:rsidRPr="00F45904">
        <w:rPr>
          <w:rFonts w:eastAsia="Times New Roman" w:cs="Times New Roman"/>
          <w:szCs w:val="24"/>
        </w:rPr>
        <w:t xml:space="preserve">Several methods to obtain the background have been </w:t>
      </w:r>
      <w:r w:rsidR="00D00EEA">
        <w:rPr>
          <w:rFonts w:eastAsia="Times New Roman" w:cs="Times New Roman"/>
          <w:szCs w:val="24"/>
        </w:rPr>
        <w:t xml:space="preserve">developed </w:t>
      </w:r>
      <w:sdt>
        <w:sdtPr>
          <w:rPr>
            <w:rFonts w:eastAsia="Times New Roman" w:cs="Times New Roman"/>
            <w:szCs w:val="24"/>
          </w:rPr>
          <w:id w:val="-1203624725"/>
          <w:citation/>
        </w:sdtPr>
        <w:sdtEndPr/>
        <w:sdtContent>
          <w:r w:rsidR="00F76F2A">
            <w:rPr>
              <w:rFonts w:eastAsia="Times New Roman" w:cs="Times New Roman"/>
              <w:szCs w:val="24"/>
            </w:rPr>
            <w:fldChar w:fldCharType="begin"/>
          </w:r>
          <w:r w:rsidR="00F76F2A">
            <w:rPr>
              <w:rFonts w:eastAsia="Times New Roman" w:cs="Times New Roman"/>
              <w:szCs w:val="24"/>
            </w:rPr>
            <w:instrText xml:space="preserve"> CITATION Mar10 \l 1033 </w:instrText>
          </w:r>
          <w:r w:rsidR="00F76F2A">
            <w:rPr>
              <w:rFonts w:eastAsia="Times New Roman" w:cs="Times New Roman"/>
              <w:szCs w:val="24"/>
            </w:rPr>
            <w:fldChar w:fldCharType="separate"/>
          </w:r>
          <w:r w:rsidR="00F45904" w:rsidRPr="00F45904">
            <w:rPr>
              <w:rFonts w:eastAsia="Times New Roman" w:cs="Times New Roman"/>
              <w:noProof/>
              <w:szCs w:val="24"/>
            </w:rPr>
            <w:t>[4]</w:t>
          </w:r>
          <w:r w:rsidR="00F76F2A">
            <w:rPr>
              <w:rFonts w:eastAsia="Times New Roman" w:cs="Times New Roman"/>
              <w:szCs w:val="24"/>
            </w:rPr>
            <w:fldChar w:fldCharType="end"/>
          </w:r>
        </w:sdtContent>
      </w:sdt>
      <w:r w:rsidR="00F76F2A" w:rsidRPr="009B3F05">
        <w:rPr>
          <w:rFonts w:eastAsia="Times New Roman" w:cs="Times New Roman"/>
          <w:szCs w:val="24"/>
        </w:rPr>
        <w:t xml:space="preserve"> </w:t>
      </w:r>
      <w:r w:rsidR="00F76F2A">
        <w:rPr>
          <w:rFonts w:eastAsia="Times New Roman" w:cs="Times New Roman"/>
          <w:szCs w:val="24"/>
        </w:rPr>
        <w:t xml:space="preserve"> classifies techniques into two major categories, recursive techniques and non-recursive techniques. Recursive </w:t>
      </w:r>
      <w:r w:rsidR="00D00EEA">
        <w:rPr>
          <w:rFonts w:eastAsia="Times New Roman" w:cs="Times New Roman"/>
          <w:szCs w:val="24"/>
        </w:rPr>
        <w:t>techniques</w:t>
      </w:r>
      <w:r w:rsidR="00F76F2A">
        <w:rPr>
          <w:rFonts w:eastAsia="Times New Roman" w:cs="Times New Roman"/>
          <w:szCs w:val="24"/>
        </w:rPr>
        <w:t xml:space="preserve"> </w:t>
      </w:r>
      <w:r w:rsidR="00E605F9">
        <w:rPr>
          <w:rFonts w:eastAsia="Times New Roman" w:cs="Times New Roman"/>
          <w:szCs w:val="24"/>
        </w:rPr>
        <w:t>need no formation of buffer of several frames for modeling foreground</w:t>
      </w:r>
      <w:sdt>
        <w:sdtPr>
          <w:rPr>
            <w:rFonts w:eastAsia="Times New Roman" w:cs="Times New Roman"/>
            <w:szCs w:val="24"/>
          </w:rPr>
          <w:id w:val="2145390882"/>
          <w:citation/>
        </w:sdtPr>
        <w:sdtEndPr/>
        <w:sdtContent>
          <w:r w:rsidR="00E605F9">
            <w:rPr>
              <w:rFonts w:eastAsia="Times New Roman" w:cs="Times New Roman"/>
              <w:szCs w:val="24"/>
            </w:rPr>
            <w:fldChar w:fldCharType="begin"/>
          </w:r>
          <w:r w:rsidR="00E605F9">
            <w:rPr>
              <w:rFonts w:eastAsia="Times New Roman" w:cs="Times New Roman"/>
              <w:szCs w:val="24"/>
            </w:rPr>
            <w:instrText xml:space="preserve"> CITATION Ham11 \l 1033 </w:instrText>
          </w:r>
          <w:r w:rsidR="00E605F9">
            <w:rPr>
              <w:rFonts w:eastAsia="Times New Roman" w:cs="Times New Roman"/>
              <w:szCs w:val="24"/>
            </w:rPr>
            <w:fldChar w:fldCharType="separate"/>
          </w:r>
          <w:r w:rsidR="00F45904">
            <w:rPr>
              <w:rFonts w:eastAsia="Times New Roman" w:cs="Times New Roman"/>
              <w:noProof/>
              <w:szCs w:val="24"/>
            </w:rPr>
            <w:t xml:space="preserve"> </w:t>
          </w:r>
          <w:r w:rsidR="00F45904" w:rsidRPr="00F45904">
            <w:rPr>
              <w:rFonts w:eastAsia="Times New Roman" w:cs="Times New Roman"/>
              <w:noProof/>
              <w:szCs w:val="24"/>
            </w:rPr>
            <w:t>[5]</w:t>
          </w:r>
          <w:r w:rsidR="00E605F9">
            <w:rPr>
              <w:rFonts w:eastAsia="Times New Roman" w:cs="Times New Roman"/>
              <w:szCs w:val="24"/>
            </w:rPr>
            <w:fldChar w:fldCharType="end"/>
          </w:r>
        </w:sdtContent>
      </w:sdt>
      <w:r w:rsidR="00E605F9">
        <w:rPr>
          <w:rFonts w:eastAsia="Times New Roman" w:cs="Times New Roman"/>
          <w:szCs w:val="24"/>
        </w:rPr>
        <w:t xml:space="preserve">. </w:t>
      </w:r>
      <w:r w:rsidR="00F76F2A">
        <w:rPr>
          <w:rFonts w:eastAsia="Times New Roman" w:cs="Times New Roman"/>
          <w:szCs w:val="24"/>
        </w:rPr>
        <w:t xml:space="preserve"> </w:t>
      </w:r>
      <w:r w:rsidR="009B3F05" w:rsidRPr="009B3F05">
        <w:rPr>
          <w:rFonts w:eastAsia="Times New Roman" w:cs="Times New Roman"/>
          <w:szCs w:val="24"/>
        </w:rPr>
        <w:t xml:space="preserve">Non-recursive techniques </w:t>
      </w:r>
      <w:r w:rsidR="001B7331" w:rsidRPr="009B3F05">
        <w:rPr>
          <w:rFonts w:eastAsia="Times New Roman" w:cs="Times New Roman"/>
          <w:szCs w:val="24"/>
        </w:rPr>
        <w:t>involve</w:t>
      </w:r>
      <w:r w:rsidR="009B3F05" w:rsidRPr="009B3F05">
        <w:rPr>
          <w:rFonts w:eastAsia="Times New Roman" w:cs="Times New Roman"/>
          <w:szCs w:val="24"/>
        </w:rPr>
        <w:t xml:space="preserve"> creating a buffer of frames and then estimates a background image based upon the temporal variation of each pixel within a </w:t>
      </w:r>
      <w:r w:rsidR="001B7331" w:rsidRPr="009B3F05">
        <w:rPr>
          <w:rFonts w:eastAsia="Times New Roman" w:cs="Times New Roman"/>
          <w:szCs w:val="24"/>
        </w:rPr>
        <w:t>buffer</w:t>
      </w:r>
      <w:sdt>
        <w:sdtPr>
          <w:rPr>
            <w:rFonts w:eastAsia="Times New Roman" w:cs="Times New Roman"/>
            <w:szCs w:val="24"/>
          </w:rPr>
          <w:id w:val="1356619359"/>
          <w:citation/>
        </w:sdtPr>
        <w:sdtEndPr/>
        <w:sdtContent>
          <w:r w:rsidR="00027F87">
            <w:rPr>
              <w:rFonts w:eastAsia="Times New Roman" w:cs="Times New Roman"/>
              <w:szCs w:val="24"/>
            </w:rPr>
            <w:fldChar w:fldCharType="begin"/>
          </w:r>
          <w:r w:rsidR="00027F87">
            <w:rPr>
              <w:rFonts w:eastAsia="Times New Roman" w:cs="Times New Roman"/>
              <w:szCs w:val="24"/>
            </w:rPr>
            <w:instrText xml:space="preserve"> CITATION Mar10 \l 1033 </w:instrText>
          </w:r>
          <w:r w:rsidR="00027F87">
            <w:rPr>
              <w:rFonts w:eastAsia="Times New Roman" w:cs="Times New Roman"/>
              <w:szCs w:val="24"/>
            </w:rPr>
            <w:fldChar w:fldCharType="separate"/>
          </w:r>
          <w:r w:rsidR="00F45904">
            <w:rPr>
              <w:rFonts w:eastAsia="Times New Roman" w:cs="Times New Roman"/>
              <w:noProof/>
              <w:szCs w:val="24"/>
            </w:rPr>
            <w:t xml:space="preserve"> </w:t>
          </w:r>
          <w:r w:rsidR="00F45904" w:rsidRPr="00F45904">
            <w:rPr>
              <w:rFonts w:eastAsia="Times New Roman" w:cs="Times New Roman"/>
              <w:noProof/>
              <w:szCs w:val="24"/>
            </w:rPr>
            <w:t>[4]</w:t>
          </w:r>
          <w:r w:rsidR="00027F87">
            <w:rPr>
              <w:rFonts w:eastAsia="Times New Roman" w:cs="Times New Roman"/>
              <w:szCs w:val="24"/>
            </w:rPr>
            <w:fldChar w:fldCharType="end"/>
          </w:r>
        </w:sdtContent>
      </w:sdt>
      <w:r w:rsidR="009B3F05" w:rsidRPr="009B3F05">
        <w:rPr>
          <w:rFonts w:eastAsia="Times New Roman" w:cs="Times New Roman"/>
          <w:szCs w:val="24"/>
        </w:rPr>
        <w:t xml:space="preserve">. </w:t>
      </w:r>
      <w:r w:rsidR="006B23E1">
        <w:rPr>
          <w:rFonts w:eastAsia="Times New Roman" w:cs="Times New Roman"/>
          <w:szCs w:val="24"/>
        </w:rPr>
        <w:t xml:space="preserve">A mathematical operation is then applied to the buffer to form a background frame. The mathematical approaches applied to that background </w:t>
      </w:r>
      <w:r w:rsidR="00F76F2A">
        <w:rPr>
          <w:rFonts w:eastAsia="Times New Roman" w:cs="Times New Roman"/>
          <w:szCs w:val="24"/>
        </w:rPr>
        <w:t xml:space="preserve">range </w:t>
      </w:r>
      <w:r w:rsidR="009B3F05" w:rsidRPr="009B3F05">
        <w:rPr>
          <w:rFonts w:eastAsia="Times New Roman" w:cs="Times New Roman"/>
          <w:szCs w:val="24"/>
        </w:rPr>
        <w:t xml:space="preserve">from </w:t>
      </w:r>
      <w:r w:rsidR="00F76F2A">
        <w:rPr>
          <w:rFonts w:eastAsia="Times New Roman" w:cs="Times New Roman"/>
          <w:szCs w:val="24"/>
        </w:rPr>
        <w:t xml:space="preserve">average filter, median filter and </w:t>
      </w:r>
      <w:r w:rsidR="009B3F05" w:rsidRPr="009B3F05">
        <w:rPr>
          <w:rFonts w:eastAsia="Times New Roman" w:cs="Times New Roman"/>
          <w:szCs w:val="24"/>
        </w:rPr>
        <w:t>linear predictive filter</w:t>
      </w:r>
      <w:r w:rsidR="00F76F2A">
        <w:rPr>
          <w:rFonts w:eastAsia="Times New Roman" w:cs="Times New Roman"/>
          <w:szCs w:val="24"/>
        </w:rPr>
        <w:t>.</w:t>
      </w:r>
      <w:r w:rsidR="009B3F05" w:rsidRPr="009B3F05">
        <w:rPr>
          <w:rFonts w:eastAsia="Times New Roman" w:cs="Times New Roman"/>
          <w:szCs w:val="24"/>
        </w:rPr>
        <w:t xml:space="preserve"> Median filter </w:t>
      </w:r>
      <w:r w:rsidR="00E605F9">
        <w:rPr>
          <w:rFonts w:eastAsia="Times New Roman" w:cs="Times New Roman"/>
          <w:szCs w:val="24"/>
        </w:rPr>
        <w:t>determines the</w:t>
      </w:r>
      <w:r w:rsidR="009B3F05" w:rsidRPr="009B3F05">
        <w:rPr>
          <w:rFonts w:eastAsia="Times New Roman" w:cs="Times New Roman"/>
          <w:szCs w:val="24"/>
        </w:rPr>
        <w:t xml:space="preserve"> median value of all the cell values </w:t>
      </w:r>
      <w:r w:rsidR="00E605F9">
        <w:rPr>
          <w:rFonts w:eastAsia="Times New Roman" w:cs="Times New Roman"/>
          <w:szCs w:val="24"/>
        </w:rPr>
        <w:t xml:space="preserve">in the </w:t>
      </w:r>
      <w:r w:rsidR="009B3F05" w:rsidRPr="009B3F05">
        <w:rPr>
          <w:rFonts w:eastAsia="Times New Roman" w:cs="Times New Roman"/>
          <w:szCs w:val="24"/>
        </w:rPr>
        <w:t>background.</w:t>
      </w:r>
      <w:r w:rsidR="00694799">
        <w:rPr>
          <w:rFonts w:eastAsia="Times New Roman" w:cs="Times New Roman"/>
          <w:szCs w:val="24"/>
        </w:rPr>
        <w:t xml:space="preserve"> </w:t>
      </w:r>
    </w:p>
    <w:p w14:paraId="05AB8D0A" w14:textId="77777777" w:rsidR="00694799" w:rsidRPr="002C1014" w:rsidRDefault="00694799">
      <w:pPr>
        <w:spacing w:line="240" w:lineRule="auto"/>
        <w:jc w:val="both"/>
        <w:rPr>
          <w:rFonts w:eastAsia="Times New Roman" w:cs="Times New Roman"/>
          <w:szCs w:val="24"/>
        </w:rPr>
        <w:pPrChange w:id="51" w:author="cleofa kadeha" w:date="2018-01-08T10:32:00Z">
          <w:pPr>
            <w:spacing w:line="240" w:lineRule="auto"/>
          </w:pPr>
        </w:pPrChange>
      </w:pPr>
      <w:r>
        <w:rPr>
          <w:rFonts w:eastAsia="Times New Roman" w:cs="Times New Roman"/>
          <w:szCs w:val="24"/>
        </w:rPr>
        <w:t xml:space="preserve">In this paper, a median filter mechanism was applied to model the background. </w:t>
      </w:r>
      <w:r w:rsidR="009B3F05" w:rsidRPr="009B3F05">
        <w:rPr>
          <w:rFonts w:eastAsia="Times New Roman" w:cs="Times New Roman"/>
          <w:szCs w:val="24"/>
        </w:rPr>
        <w:t xml:space="preserve">Background subtraction is determined by finding the median value of the given pixel numbers. a number of frames are selected from the video and median value for each pixel is determined. For this method, considering a video with n frames, where we have to pick k frames for background, the video was divided into n/k parts and from each portion 1 frame chosen as a representative. The median value for such frame was chosen. a value of k was chosen depending upon the quality of the foreground obtained. </w:t>
      </w:r>
      <w:r w:rsidR="00F46163">
        <w:rPr>
          <w:rFonts w:eastAsia="Times New Roman" w:cs="Times New Roman"/>
          <w:szCs w:val="24"/>
        </w:rPr>
        <w:t xml:space="preserve">For this study, a 20 frames buffer was used for the </w:t>
      </w:r>
      <w:r w:rsidR="00C56ED8">
        <w:rPr>
          <w:rFonts w:eastAsia="Times New Roman" w:cs="Times New Roman"/>
          <w:szCs w:val="24"/>
        </w:rPr>
        <w:t>determination of background.</w:t>
      </w:r>
    </w:p>
    <w:p w14:paraId="214E7E05" w14:textId="77777777" w:rsidR="001B7331" w:rsidRPr="002C1014" w:rsidRDefault="001B7331">
      <w:pPr>
        <w:jc w:val="both"/>
        <w:rPr>
          <w:b/>
          <w:i/>
        </w:rPr>
        <w:pPrChange w:id="52" w:author="cleofa kadeha" w:date="2018-01-08T10:32:00Z">
          <w:pPr/>
        </w:pPrChange>
      </w:pPr>
      <w:r w:rsidRPr="002C1014">
        <w:rPr>
          <w:b/>
          <w:i/>
        </w:rPr>
        <w:t>Foreground Detection</w:t>
      </w:r>
    </w:p>
    <w:p w14:paraId="5B4540EF" w14:textId="77777777" w:rsidR="009B3F05" w:rsidDel="00F4181D" w:rsidRDefault="001B7331">
      <w:pPr>
        <w:jc w:val="both"/>
        <w:rPr>
          <w:del w:id="53" w:author="cleofa kadeha" w:date="2018-01-08T10:52:00Z"/>
        </w:rPr>
        <w:pPrChange w:id="54" w:author="cleofa kadeha" w:date="2018-01-08T10:32:00Z">
          <w:pPr/>
        </w:pPrChange>
      </w:pPr>
      <w:r>
        <w:t>Foreground detection is done by comparing the background generated with the original frames. A threshold of the difference between the frames is chosen that will filter the background and retain the foreground. According to</w:t>
      </w:r>
      <w:sdt>
        <w:sdtPr>
          <w:id w:val="-302080089"/>
          <w:citation/>
        </w:sdtPr>
        <w:sdtEndPr/>
        <w:sdtContent>
          <w:r w:rsidR="003B7B51">
            <w:fldChar w:fldCharType="begin"/>
          </w:r>
          <w:r w:rsidR="003B7B51">
            <w:instrText xml:space="preserve"> CITATION Ham11 \l 1033 </w:instrText>
          </w:r>
          <w:r w:rsidR="003B7B51">
            <w:fldChar w:fldCharType="separate"/>
          </w:r>
          <w:r w:rsidR="00F45904">
            <w:rPr>
              <w:noProof/>
            </w:rPr>
            <w:t xml:space="preserve"> </w:t>
          </w:r>
          <w:r w:rsidR="00F45904" w:rsidRPr="00F45904">
            <w:rPr>
              <w:noProof/>
            </w:rPr>
            <w:t>[5]</w:t>
          </w:r>
          <w:r w:rsidR="003B7B51">
            <w:fldChar w:fldCharType="end"/>
          </w:r>
        </w:sdtContent>
      </w:sdt>
      <w:r w:rsidR="003B7B51">
        <w:t xml:space="preserve"> </w:t>
      </w:r>
      <w:r>
        <w:t xml:space="preserve"> a good foreground is obtained if the values are normalized, that is: the pixel difference is divided by the original frame values. A threshold is also chosen such that, it will remove the noise of the background in the foreground without affecting the quality of the foreground</w:t>
      </w:r>
      <w:r w:rsidR="00E2081C">
        <w:t xml:space="preserve">. A threshold value can be done through trial and error method to obtain clear foreground. </w:t>
      </w:r>
      <w:del w:id="55" w:author="cleofa kadeha" w:date="2018-01-08T10:52:00Z">
        <w:r w:rsidR="00E2081C" w:rsidDel="00F4181D">
          <w:delText xml:space="preserve"> </w:delText>
        </w:r>
      </w:del>
    </w:p>
    <w:p w14:paraId="0AD8F6BB" w14:textId="77777777" w:rsidR="00737CCE" w:rsidDel="00F4181D" w:rsidRDefault="00737CCE">
      <w:pPr>
        <w:jc w:val="both"/>
        <w:rPr>
          <w:del w:id="56" w:author="cleofa kadeha" w:date="2018-01-08T10:52:00Z"/>
        </w:rPr>
        <w:pPrChange w:id="57" w:author="cleofa kadeha" w:date="2018-01-08T10:32:00Z">
          <w:pPr/>
        </w:pPrChange>
      </w:pPr>
    </w:p>
    <w:p w14:paraId="407E189C" w14:textId="652AEABD" w:rsidR="00737CCE" w:rsidRDefault="00737CCE">
      <w:pPr>
        <w:jc w:val="both"/>
        <w:rPr>
          <w:ins w:id="58" w:author="Evarist Ruhazwe" w:date="2018-01-12T14:39:00Z"/>
        </w:rPr>
        <w:pPrChange w:id="59" w:author="cleofa kadeha" w:date="2018-01-08T10:32:00Z">
          <w:pPr/>
        </w:pPrChange>
      </w:pPr>
    </w:p>
    <w:p w14:paraId="3A7C40EF" w14:textId="77777777" w:rsidR="00F53FFC" w:rsidRDefault="00F53FFC">
      <w:pPr>
        <w:jc w:val="both"/>
        <w:pPrChange w:id="60" w:author="cleofa kadeha" w:date="2018-01-08T10:32:00Z">
          <w:pPr/>
        </w:pPrChange>
      </w:pPr>
    </w:p>
    <w:p w14:paraId="4082E6BF" w14:textId="77777777" w:rsidR="009B3F05" w:rsidRPr="002C1014" w:rsidRDefault="009B3F05">
      <w:pPr>
        <w:jc w:val="both"/>
        <w:rPr>
          <w:b/>
          <w:i/>
        </w:rPr>
        <w:pPrChange w:id="61" w:author="cleofa kadeha" w:date="2018-01-08T10:32:00Z">
          <w:pPr/>
        </w:pPrChange>
      </w:pPr>
      <w:r w:rsidRPr="002C1014">
        <w:rPr>
          <w:b/>
          <w:i/>
        </w:rPr>
        <w:lastRenderedPageBreak/>
        <w:t>Morphological Operations</w:t>
      </w:r>
    </w:p>
    <w:p w14:paraId="78DB1190" w14:textId="77777777" w:rsidR="009B3F05" w:rsidRPr="009B3F05" w:rsidRDefault="00F90C33">
      <w:pPr>
        <w:spacing w:after="0" w:line="240" w:lineRule="auto"/>
        <w:jc w:val="both"/>
        <w:rPr>
          <w:rFonts w:eastAsia="Times New Roman" w:cs="Times New Roman"/>
          <w:szCs w:val="24"/>
        </w:rPr>
        <w:pPrChange w:id="62" w:author="cleofa kadeha" w:date="2018-01-08T10:32:00Z">
          <w:pPr>
            <w:spacing w:after="0" w:line="240" w:lineRule="auto"/>
          </w:pPr>
        </w:pPrChange>
      </w:pPr>
      <w:r>
        <w:rPr>
          <w:rFonts w:eastAsia="Times New Roman" w:cs="Times New Roman"/>
          <w:szCs w:val="24"/>
        </w:rPr>
        <w:t>Morphological operations are applied to the foreground detected fo</w:t>
      </w:r>
      <w:r w:rsidR="006062C7">
        <w:rPr>
          <w:rFonts w:eastAsia="Times New Roman" w:cs="Times New Roman"/>
          <w:szCs w:val="24"/>
        </w:rPr>
        <w:t>r the purpose of removing noise</w:t>
      </w:r>
      <w:r w:rsidR="009B3F05" w:rsidRPr="009B3F05">
        <w:rPr>
          <w:rFonts w:eastAsia="Times New Roman" w:cs="Times New Roman"/>
          <w:szCs w:val="24"/>
        </w:rPr>
        <w:t xml:space="preserve">. The existing morphological operations are such as disk, open and closed operations are </w:t>
      </w:r>
      <w:r w:rsidR="006062C7">
        <w:rPr>
          <w:rFonts w:eastAsia="Times New Roman" w:cs="Times New Roman"/>
          <w:szCs w:val="24"/>
        </w:rPr>
        <w:t>usually applied to the detected foreground.</w:t>
      </w:r>
      <w:r w:rsidR="009B3F05" w:rsidRPr="009B3F05">
        <w:rPr>
          <w:rFonts w:eastAsia="Times New Roman" w:cs="Times New Roman"/>
          <w:szCs w:val="24"/>
        </w:rPr>
        <w:t xml:space="preserve"> Considering the foreground obtained, the suitable operation was closed operation. This modified the foreground to fill in the voids in the foreground. </w:t>
      </w:r>
      <w:r w:rsidR="006062C7">
        <w:rPr>
          <w:rFonts w:eastAsia="Times New Roman" w:cs="Times New Roman"/>
          <w:szCs w:val="24"/>
        </w:rPr>
        <w:t>Fig xx shows one of the images before and after morphological operations</w:t>
      </w:r>
      <w:r w:rsidR="00737CCE">
        <w:rPr>
          <w:rFonts w:eastAsia="Times New Roman" w:cs="Times New Roman"/>
          <w:szCs w:val="24"/>
        </w:rPr>
        <w:t>.</w:t>
      </w:r>
      <w:r w:rsidR="006062C7">
        <w:rPr>
          <w:rFonts w:eastAsia="Times New Roman" w:cs="Times New Roman"/>
          <w:szCs w:val="24"/>
        </w:rPr>
        <w:t xml:space="preserve"> </w:t>
      </w:r>
    </w:p>
    <w:p w14:paraId="073DBBE6" w14:textId="77777777" w:rsidR="00CA6D00" w:rsidRPr="00737CCE" w:rsidRDefault="00737CCE">
      <w:pPr>
        <w:spacing w:after="0" w:line="240" w:lineRule="auto"/>
        <w:jc w:val="both"/>
        <w:rPr>
          <w:rFonts w:eastAsia="Times New Roman" w:cs="Times New Roman"/>
          <w:szCs w:val="24"/>
        </w:rPr>
        <w:pPrChange w:id="63" w:author="cleofa kadeha" w:date="2018-01-08T10:32:00Z">
          <w:pPr>
            <w:spacing w:after="0" w:line="240" w:lineRule="auto"/>
          </w:pPr>
        </w:pPrChange>
      </w:pPr>
      <w:r w:rsidRPr="00737CCE">
        <w:rPr>
          <w:rFonts w:eastAsia="Times New Roman" w:cs="Times New Roman"/>
          <w:noProof/>
          <w:szCs w:val="24"/>
        </w:rPr>
        <mc:AlternateContent>
          <mc:Choice Requires="wps">
            <w:drawing>
              <wp:anchor distT="45720" distB="45720" distL="114300" distR="114300" simplePos="0" relativeHeight="251681792" behindDoc="0" locked="0" layoutInCell="1" allowOverlap="1" wp14:anchorId="4B5D3221" wp14:editId="5158EB56">
                <wp:simplePos x="0" y="0"/>
                <wp:positionH relativeFrom="column">
                  <wp:posOffset>3146854</wp:posOffset>
                </wp:positionH>
                <wp:positionV relativeFrom="paragraph">
                  <wp:posOffset>183875</wp:posOffset>
                </wp:positionV>
                <wp:extent cx="2240692" cy="263525"/>
                <wp:effectExtent l="0" t="0" r="26670" b="222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692" cy="263525"/>
                        </a:xfrm>
                        <a:prstGeom prst="rect">
                          <a:avLst/>
                        </a:prstGeom>
                        <a:solidFill>
                          <a:srgbClr val="FFFFFF"/>
                        </a:solidFill>
                        <a:ln w="9525">
                          <a:solidFill>
                            <a:srgbClr val="000000"/>
                          </a:solidFill>
                          <a:miter lim="800000"/>
                          <a:headEnd/>
                          <a:tailEnd/>
                        </a:ln>
                      </wps:spPr>
                      <wps:txbx>
                        <w:txbxContent>
                          <w:p w14:paraId="2F3687F7" w14:textId="77777777" w:rsidR="00F45904" w:rsidRDefault="00F45904" w:rsidP="00737CCE">
                            <w:r>
                              <w:t>After morphological operation</w:t>
                            </w:r>
                          </w:p>
                          <w:p w14:paraId="5A0ADD67" w14:textId="77777777" w:rsidR="00F45904" w:rsidRDefault="00F45904" w:rsidP="00737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2CC0774B" id="_x0000_t202" coordsize="21600,21600" o:spt="202" path="m,l,21600r21600,l21600,xe">
                <v:stroke joinstyle="miter"/>
                <v:path gradientshapeok="t" o:connecttype="rect"/>
              </v:shapetype>
              <v:shape id="Text Box 2" o:spid="_x0000_s1026" type="#_x0000_t202" style="position:absolute;margin-left:247.8pt;margin-top:14.5pt;width:176.45pt;height:20.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">
                <v:textbox>
                  <w:txbxContent>
                    <w:p w:rsidR="00F45904" w:rsidRDefault="00F45904" w:rsidP="00737CCE">
                      <w:r>
                        <w:t>After morphological operation</w:t>
                      </w:r>
                    </w:p>
                    <w:p w:rsidR="00F45904" w:rsidRDefault="00F45904" w:rsidP="00737CCE"/>
                  </w:txbxContent>
                </v:textbox>
              </v:shape>
            </w:pict>
          </mc:Fallback>
        </mc:AlternateContent>
      </w:r>
      <w:r w:rsidRPr="00737CCE">
        <w:rPr>
          <w:rFonts w:eastAsia="Times New Roman" w:cs="Times New Roman"/>
          <w:noProof/>
          <w:szCs w:val="24"/>
        </w:rPr>
        <mc:AlternateContent>
          <mc:Choice Requires="wps">
            <w:drawing>
              <wp:anchor distT="45720" distB="45720" distL="114300" distR="114300" simplePos="0" relativeHeight="251679744" behindDoc="0" locked="0" layoutInCell="1" allowOverlap="1" wp14:anchorId="5B4929CB" wp14:editId="20D52BA3">
                <wp:simplePos x="0" y="0"/>
                <wp:positionH relativeFrom="column">
                  <wp:posOffset>469557</wp:posOffset>
                </wp:positionH>
                <wp:positionV relativeFrom="paragraph">
                  <wp:posOffset>167400</wp:posOffset>
                </wp:positionV>
                <wp:extent cx="2199502" cy="263525"/>
                <wp:effectExtent l="0" t="0" r="10795" b="2222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502" cy="263525"/>
                        </a:xfrm>
                        <a:prstGeom prst="rect">
                          <a:avLst/>
                        </a:prstGeom>
                        <a:solidFill>
                          <a:srgbClr val="FFFFFF"/>
                        </a:solidFill>
                        <a:ln w="9525">
                          <a:solidFill>
                            <a:srgbClr val="000000"/>
                          </a:solidFill>
                          <a:miter lim="800000"/>
                          <a:headEnd/>
                          <a:tailEnd/>
                        </a:ln>
                      </wps:spPr>
                      <wps:txbx>
                        <w:txbxContent>
                          <w:p w14:paraId="460B4FCC" w14:textId="77777777" w:rsidR="00F45904" w:rsidRDefault="00F45904">
                            <w:r>
                              <w:t>Before morphological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53C60D4" id="_x0000_s1027" type="#_x0000_t202" style="position:absolute;margin-left:36.95pt;margin-top:13.2pt;width:173.2pt;height:20.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">
                <v:textbox>
                  <w:txbxContent>
                    <w:p w:rsidR="00F45904" w:rsidRDefault="00F45904">
                      <w:r>
                        <w:t>Before morphological operation</w:t>
                      </w:r>
                    </w:p>
                  </w:txbxContent>
                </v:textbox>
              </v:shape>
            </w:pict>
          </mc:Fallback>
        </mc:AlternateContent>
      </w:r>
      <w:r w:rsidRPr="00737CCE">
        <w:rPr>
          <w:rFonts w:eastAsia="Times New Roman" w:cs="Times New Roman"/>
          <w:noProof/>
          <w:szCs w:val="24"/>
        </w:rPr>
        <w:drawing>
          <wp:inline distT="0" distB="0" distL="0" distR="0" wp14:anchorId="2CF7CC5B" wp14:editId="3967851E">
            <wp:extent cx="5942675" cy="2067697"/>
            <wp:effectExtent l="0" t="0" r="1270" b="8890"/>
            <wp:docPr id="19" name="Picture 19" descr="C:\Users\Evarist\Dropbox\Project_Roundabouts\Image_processing\Image_processing1\Ref_papers\Paper1\Morphological ope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arist\Dropbox\Project_Roundabouts\Image_processing\Image_processing1\Ref_papers\Paper1\Morphological operation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5804" cy="2079224"/>
                    </a:xfrm>
                    <a:prstGeom prst="rect">
                      <a:avLst/>
                    </a:prstGeom>
                    <a:noFill/>
                    <a:ln>
                      <a:noFill/>
                    </a:ln>
                  </pic:spPr>
                </pic:pic>
              </a:graphicData>
            </a:graphic>
          </wp:inline>
        </w:drawing>
      </w:r>
    </w:p>
    <w:p w14:paraId="665E2053" w14:textId="77777777" w:rsidR="00657775" w:rsidDel="00F4181D" w:rsidRDefault="00657775">
      <w:pPr>
        <w:jc w:val="both"/>
        <w:rPr>
          <w:del w:id="64" w:author="cleofa kadeha" w:date="2018-01-08T10:52:00Z"/>
          <w:rFonts w:cs="Times New Roman"/>
          <w:szCs w:val="24"/>
        </w:rPr>
        <w:pPrChange w:id="65" w:author="cleofa kadeha" w:date="2018-01-08T10:32:00Z">
          <w:pPr/>
        </w:pPrChange>
      </w:pPr>
      <w:r w:rsidRPr="00C5788B">
        <w:rPr>
          <w:b/>
        </w:rPr>
        <w:t>Headway determination</w:t>
      </w:r>
    </w:p>
    <w:p w14:paraId="440AEBB7" w14:textId="77777777" w:rsidR="00F4181D" w:rsidRPr="00C5788B" w:rsidRDefault="00F4181D">
      <w:pPr>
        <w:jc w:val="both"/>
        <w:rPr>
          <w:ins w:id="66" w:author="cleofa kadeha" w:date="2018-01-08T10:52:00Z"/>
          <w:b/>
        </w:rPr>
        <w:pPrChange w:id="67" w:author="cleofa kadeha" w:date="2018-01-08T10:32:00Z">
          <w:pPr/>
        </w:pPrChange>
      </w:pPr>
    </w:p>
    <w:p w14:paraId="7201A3F8" w14:textId="77777777" w:rsidR="00DB0850" w:rsidRDefault="00DB0850">
      <w:pPr>
        <w:jc w:val="both"/>
        <w:pPrChange w:id="68" w:author="cleofa kadeha" w:date="2018-01-08T10:32:00Z">
          <w:pPr/>
        </w:pPrChange>
      </w:pPr>
      <w:del w:id="69" w:author="cleofa kadeha" w:date="2018-01-08T10:52:00Z">
        <w:r w:rsidDel="00F4181D">
          <w:rPr>
            <w:rFonts w:cs="Times New Roman"/>
            <w:szCs w:val="24"/>
          </w:rPr>
          <w:delText xml:space="preserve">. </w:delText>
        </w:r>
      </w:del>
      <w:r>
        <w:rPr>
          <w:rFonts w:cs="Times New Roman"/>
          <w:szCs w:val="24"/>
        </w:rPr>
        <w:t>Within this region the change in cell values is traced to detect the times when the vehicles pass through the point.</w:t>
      </w:r>
    </w:p>
    <w:p w14:paraId="43FC4ECA" w14:textId="77777777" w:rsidR="008855DD" w:rsidRDefault="008855DD">
      <w:pPr>
        <w:jc w:val="both"/>
        <w:pPrChange w:id="70" w:author="cleofa kadeha" w:date="2018-01-08T10:32:00Z">
          <w:pPr/>
        </w:pPrChange>
      </w:pPr>
      <w:r>
        <w:t>Three steps were followed for headway determination:</w:t>
      </w:r>
    </w:p>
    <w:p w14:paraId="4167723A" w14:textId="77777777" w:rsidR="008855DD" w:rsidRDefault="00C24E75">
      <w:pPr>
        <w:pStyle w:val="ListParagraph"/>
        <w:numPr>
          <w:ilvl w:val="0"/>
          <w:numId w:val="2"/>
        </w:numPr>
        <w:jc w:val="both"/>
        <w:pPrChange w:id="71" w:author="cleofa kadeha" w:date="2018-01-08T10:32:00Z">
          <w:pPr>
            <w:pStyle w:val="ListParagraph"/>
            <w:numPr>
              <w:numId w:val="2"/>
            </w:numPr>
            <w:ind w:hanging="360"/>
          </w:pPr>
        </w:pPrChange>
      </w:pPr>
      <w:r>
        <w:t>Choice</w:t>
      </w:r>
      <w:r w:rsidR="008855DD">
        <w:t xml:space="preserve"> of </w:t>
      </w:r>
      <w:r w:rsidR="002C1014">
        <w:t>region of interest (ROI)</w:t>
      </w:r>
    </w:p>
    <w:p w14:paraId="3895E28D" w14:textId="77777777" w:rsidR="008855DD" w:rsidRDefault="008855DD">
      <w:pPr>
        <w:pStyle w:val="ListParagraph"/>
        <w:numPr>
          <w:ilvl w:val="0"/>
          <w:numId w:val="2"/>
        </w:numPr>
        <w:jc w:val="both"/>
        <w:pPrChange w:id="72" w:author="cleofa kadeha" w:date="2018-01-08T10:32:00Z">
          <w:pPr>
            <w:pStyle w:val="ListParagraph"/>
            <w:numPr>
              <w:numId w:val="2"/>
            </w:numPr>
            <w:ind w:hanging="360"/>
          </w:pPr>
        </w:pPrChange>
      </w:pPr>
      <w:r>
        <w:t xml:space="preserve">Headway determination by </w:t>
      </w:r>
      <w:r w:rsidR="002C1014">
        <w:t>video processing</w:t>
      </w:r>
    </w:p>
    <w:p w14:paraId="69212000" w14:textId="77777777" w:rsidR="008855DD" w:rsidRDefault="00737CCE">
      <w:pPr>
        <w:pStyle w:val="ListParagraph"/>
        <w:numPr>
          <w:ilvl w:val="0"/>
          <w:numId w:val="2"/>
        </w:numPr>
        <w:jc w:val="both"/>
        <w:pPrChange w:id="73" w:author="cleofa kadeha" w:date="2018-01-08T10:32:00Z">
          <w:pPr>
            <w:pStyle w:val="ListParagraph"/>
            <w:numPr>
              <w:numId w:val="2"/>
            </w:numPr>
            <w:ind w:hanging="360"/>
          </w:pPr>
        </w:pPrChange>
      </w:pPr>
      <w:r>
        <w:t>Validation process</w:t>
      </w:r>
    </w:p>
    <w:p w14:paraId="36D5859B" w14:textId="77777777" w:rsidR="008855DD" w:rsidRDefault="008855DD">
      <w:pPr>
        <w:jc w:val="both"/>
        <w:pPrChange w:id="74" w:author="cleofa kadeha" w:date="2018-01-08T10:32:00Z">
          <w:pPr/>
        </w:pPrChange>
      </w:pPr>
      <w:r>
        <w:t>A 2 sec</w:t>
      </w:r>
      <w:ins w:id="75" w:author="cleofa kadeha" w:date="2018-01-08T10:53:00Z">
        <w:r w:rsidR="002F6608">
          <w:t xml:space="preserve">onds </w:t>
        </w:r>
      </w:ins>
      <w:del w:id="76" w:author="cleofa kadeha" w:date="2018-01-08T10:53:00Z">
        <w:r w:rsidDel="002F6608">
          <w:delText xml:space="preserve"> </w:delText>
        </w:r>
      </w:del>
      <w:r>
        <w:t xml:space="preserve">video was used which had </w:t>
      </w:r>
      <w:r w:rsidR="00F45904">
        <w:t>21</w:t>
      </w:r>
      <w:r>
        <w:t xml:space="preserve"> vehicles circulating the roundabouts. circulating vehicles </w:t>
      </w:r>
    </w:p>
    <w:p w14:paraId="38734A79" w14:textId="77777777" w:rsidR="008855DD" w:rsidRPr="002C1014" w:rsidRDefault="008855DD">
      <w:pPr>
        <w:jc w:val="both"/>
        <w:rPr>
          <w:b/>
          <w:i/>
        </w:rPr>
        <w:pPrChange w:id="77" w:author="cleofa kadeha" w:date="2018-01-08T10:32:00Z">
          <w:pPr/>
        </w:pPrChange>
      </w:pPr>
      <w:r w:rsidRPr="002C1014">
        <w:rPr>
          <w:b/>
          <w:i/>
        </w:rPr>
        <w:t>Region of interest</w:t>
      </w:r>
    </w:p>
    <w:p w14:paraId="39FCE284" w14:textId="77777777" w:rsidR="00C5788B" w:rsidRDefault="00C24E75">
      <w:pPr>
        <w:jc w:val="both"/>
        <w:rPr>
          <w:ins w:id="78" w:author="cleofa kadeha" w:date="2018-01-08T10:53:00Z"/>
          <w:rFonts w:cs="Times New Roman"/>
          <w:szCs w:val="24"/>
        </w:rPr>
        <w:pPrChange w:id="79" w:author="cleofa kadeha" w:date="2018-01-08T10:32:00Z">
          <w:pPr/>
        </w:pPrChange>
      </w:pPr>
      <w:r>
        <w:rPr>
          <w:rFonts w:cs="Times New Roman"/>
          <w:szCs w:val="24"/>
        </w:rPr>
        <w:t xml:space="preserve">From the circulating lane, a region closer to conflict region </w:t>
      </w:r>
      <w:r w:rsidR="00061C32">
        <w:rPr>
          <w:rFonts w:cs="Times New Roman"/>
          <w:szCs w:val="24"/>
        </w:rPr>
        <w:t xml:space="preserve">with area equivalent to 957 cells </w:t>
      </w:r>
      <w:r>
        <w:rPr>
          <w:rFonts w:cs="Times New Roman"/>
          <w:szCs w:val="24"/>
        </w:rPr>
        <w:t>was selected as a region of interest (ROI). It is at this region where the change in pixel values is traced and then regular issues are traced. A code is written to capture the cells corresponding to this region so that the change in foreground values at this address is traced. The change in such values will reflect the</w:t>
      </w:r>
      <w:r w:rsidR="00061C32">
        <w:rPr>
          <w:rFonts w:cs="Times New Roman"/>
          <w:szCs w:val="24"/>
        </w:rPr>
        <w:t xml:space="preserve"> vehicle movement past the region.</w:t>
      </w:r>
    </w:p>
    <w:p w14:paraId="358AC4A2" w14:textId="77777777" w:rsidR="002F6608" w:rsidRDefault="002F6608">
      <w:pPr>
        <w:keepNext/>
        <w:jc w:val="center"/>
        <w:rPr>
          <w:ins w:id="80" w:author="cleofa kadeha" w:date="2018-01-08T10:54:00Z"/>
        </w:rPr>
        <w:pPrChange w:id="81" w:author="cleofa kadeha" w:date="2018-01-08T10:54:00Z">
          <w:pPr>
            <w:jc w:val="center"/>
          </w:pPr>
        </w:pPrChange>
      </w:pPr>
      <w:ins w:id="82" w:author="cleofa kadeha" w:date="2018-01-08T10:53:00Z">
        <w:r>
          <w:rPr>
            <w:noProof/>
          </w:rPr>
          <w:lastRenderedPageBreak/>
          <w:drawing>
            <wp:inline distT="0" distB="0" distL="0" distR="0" wp14:anchorId="3764ADA1" wp14:editId="2C65B7FB">
              <wp:extent cx="464820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2152650"/>
                      </a:xfrm>
                      <a:prstGeom prst="rect">
                        <a:avLst/>
                      </a:prstGeom>
                    </pic:spPr>
                  </pic:pic>
                </a:graphicData>
              </a:graphic>
            </wp:inline>
          </w:drawing>
        </w:r>
      </w:ins>
    </w:p>
    <w:p w14:paraId="27A65D29" w14:textId="11FA171C" w:rsidR="002F6608" w:rsidRDefault="002F6608">
      <w:pPr>
        <w:pStyle w:val="Caption"/>
        <w:jc w:val="center"/>
        <w:pPrChange w:id="83" w:author="cleofa kadeha" w:date="2018-01-08T10:54:00Z">
          <w:pPr/>
        </w:pPrChange>
      </w:pPr>
      <w:ins w:id="84" w:author="cleofa kadeha" w:date="2018-01-08T10:54:00Z">
        <w:r>
          <w:t xml:space="preserve">Figure </w:t>
        </w:r>
      </w:ins>
      <w:ins w:id="85" w:author="Evarist Ruhazwe" w:date="2018-01-12T14:41:00Z">
        <w:r w:rsidR="00F53FFC">
          <w:fldChar w:fldCharType="begin"/>
        </w:r>
        <w:r w:rsidR="00F53FFC">
          <w:instrText xml:space="preserve"> STYLEREF 1 \s </w:instrText>
        </w:r>
      </w:ins>
      <w:r w:rsidR="00F53FFC">
        <w:fldChar w:fldCharType="separate"/>
      </w:r>
      <w:r w:rsidR="00F53FFC">
        <w:rPr>
          <w:noProof/>
        </w:rPr>
        <w:t>0</w:t>
      </w:r>
      <w:ins w:id="86" w:author="Evarist Ruhazwe" w:date="2018-01-12T14:41:00Z">
        <w:r w:rsidR="00F53FFC">
          <w:fldChar w:fldCharType="end"/>
        </w:r>
        <w:r w:rsidR="00F53FFC">
          <w:noBreakHyphen/>
        </w:r>
        <w:r w:rsidR="00F53FFC">
          <w:fldChar w:fldCharType="begin"/>
        </w:r>
        <w:r w:rsidR="00F53FFC">
          <w:instrText xml:space="preserve"> SEQ Figure \* ARABIC \s 1 </w:instrText>
        </w:r>
      </w:ins>
      <w:r w:rsidR="00F53FFC">
        <w:fldChar w:fldCharType="separate"/>
      </w:r>
      <w:ins w:id="87" w:author="Evarist Ruhazwe" w:date="2018-01-12T14:41:00Z">
        <w:r w:rsidR="00F53FFC">
          <w:rPr>
            <w:noProof/>
          </w:rPr>
          <w:t>2</w:t>
        </w:r>
        <w:r w:rsidR="00F53FFC">
          <w:fldChar w:fldCharType="end"/>
        </w:r>
      </w:ins>
      <w:ins w:id="88" w:author="cleofa kadeha" w:date="2018-01-08T10:54:00Z">
        <w:del w:id="89" w:author="Evarist Ruhazwe" w:date="2018-01-12T14:41:00Z">
          <w:r w:rsidDel="00F53FFC">
            <w:fldChar w:fldCharType="begin"/>
          </w:r>
          <w:r w:rsidDel="00F53FFC">
            <w:delInstrText xml:space="preserve"> SEQ Figure \* ARABIC </w:delInstrText>
          </w:r>
        </w:del>
      </w:ins>
      <w:del w:id="90" w:author="Evarist Ruhazwe" w:date="2018-01-12T14:41:00Z">
        <w:r w:rsidDel="00F53FFC">
          <w:fldChar w:fldCharType="separate"/>
        </w:r>
      </w:del>
      <w:ins w:id="91" w:author="cleofa kadeha" w:date="2018-01-08T10:54:00Z">
        <w:del w:id="92" w:author="Evarist Ruhazwe" w:date="2018-01-12T14:41:00Z">
          <w:r w:rsidDel="00F53FFC">
            <w:rPr>
              <w:noProof/>
            </w:rPr>
            <w:delText>2</w:delText>
          </w:r>
          <w:r w:rsidDel="00F53FFC">
            <w:fldChar w:fldCharType="end"/>
          </w:r>
        </w:del>
        <w:r>
          <w:t>:.....</w:t>
        </w:r>
      </w:ins>
    </w:p>
    <w:p w14:paraId="3450AD5C" w14:textId="77777777" w:rsidR="002C1014" w:rsidRDefault="00061C32" w:rsidP="00E84553">
      <w:del w:id="93" w:author="cleofa kadeha" w:date="2018-01-08T10:54:00Z">
        <w:r w:rsidDel="002F6608">
          <w:rPr>
            <w:rFonts w:eastAsia="Times New Roman" w:cs="Times New Roman"/>
            <w:noProof/>
            <w:szCs w:val="24"/>
          </w:rPr>
          <mc:AlternateContent>
            <mc:Choice Requires="wps">
              <w:drawing>
                <wp:anchor distT="0" distB="0" distL="114300" distR="114300" simplePos="0" relativeHeight="251675648" behindDoc="0" locked="0" layoutInCell="1" allowOverlap="1" wp14:anchorId="3CFC473C" wp14:editId="6FA0A783">
                  <wp:simplePos x="0" y="0"/>
                  <wp:positionH relativeFrom="column">
                    <wp:posOffset>1556951</wp:posOffset>
                  </wp:positionH>
                  <wp:positionV relativeFrom="paragraph">
                    <wp:posOffset>1351004</wp:posOffset>
                  </wp:positionV>
                  <wp:extent cx="1515642" cy="53323"/>
                  <wp:effectExtent l="19050" t="76200" r="27940" b="42545"/>
                  <wp:wrapNone/>
                  <wp:docPr id="17" name="Straight Arrow Connector 17"/>
                  <wp:cNvGraphicFramePr/>
                  <a:graphic xmlns:a="http://schemas.openxmlformats.org/drawingml/2006/main">
                    <a:graphicData uri="http://schemas.microsoft.com/office/word/2010/wordprocessingShape">
                      <wps:wsp>
                        <wps:cNvCnPr/>
                        <wps:spPr>
                          <a:xfrm flipH="1" flipV="1">
                            <a:off x="0" y="0"/>
                            <a:ext cx="1515642" cy="533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74180429" id="_x0000_t32" coordsize="21600,21600" o:spt="32" o:oned="t" path="m,l21600,21600e" filled="f">
                  <v:path arrowok="t" fillok="f" o:connecttype="none"/>
                  <o:lock v:ext="edit" shapetype="t"/>
                </v:shapetype>
                <v:shape id="Straight Arrow Connector 17" o:spid="_x0000_s1026" type="#_x0000_t32" style="position:absolute;margin-left:122.6pt;margin-top:106.4pt;width:119.35pt;height:4.2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" strokecolor="#ed7d31 [3205]" strokeweight=".5pt">
                  <v:stroke endarrow="block" joinstyle="miter"/>
                </v:shape>
              </w:pict>
            </mc:Fallback>
          </mc:AlternateContent>
        </w:r>
        <w:r w:rsidDel="002F6608">
          <w:rPr>
            <w:rFonts w:eastAsia="Times New Roman" w:cs="Times New Roman"/>
            <w:noProof/>
            <w:szCs w:val="24"/>
          </w:rPr>
          <mc:AlternateContent>
            <mc:Choice Requires="wps">
              <w:drawing>
                <wp:anchor distT="0" distB="0" distL="114300" distR="114300" simplePos="0" relativeHeight="251673600" behindDoc="0" locked="0" layoutInCell="1" allowOverlap="1" wp14:anchorId="485B1CF8" wp14:editId="6A732E5B">
                  <wp:simplePos x="0" y="0"/>
                  <wp:positionH relativeFrom="column">
                    <wp:posOffset>768351</wp:posOffset>
                  </wp:positionH>
                  <wp:positionV relativeFrom="paragraph">
                    <wp:posOffset>1318260</wp:posOffset>
                  </wp:positionV>
                  <wp:extent cx="782496" cy="288324"/>
                  <wp:effectExtent l="38100" t="152400" r="36830" b="149860"/>
                  <wp:wrapNone/>
                  <wp:docPr id="16" name="Rectangle 16"/>
                  <wp:cNvGraphicFramePr/>
                  <a:graphic xmlns:a="http://schemas.openxmlformats.org/drawingml/2006/main">
                    <a:graphicData uri="http://schemas.microsoft.com/office/word/2010/wordprocessingShape">
                      <wps:wsp>
                        <wps:cNvSpPr/>
                        <wps:spPr>
                          <a:xfrm rot="20291319">
                            <a:off x="0" y="0"/>
                            <a:ext cx="782496" cy="288324"/>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394F7332" id="Rectangle 16" o:spid="_x0000_s1026" style="position:absolute;margin-left:60.5pt;margin-top:103.8pt;width:61.6pt;height:22.7pt;rotation:-1429429fd;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" filled="f" strokecolor="#a5a5a5 [3206]">
                  <v:stroke joinstyle="round"/>
                </v:rect>
              </w:pict>
            </mc:Fallback>
          </mc:AlternateContent>
        </w:r>
        <w:r w:rsidDel="002F6608">
          <w:rPr>
            <w:rFonts w:eastAsia="Times New Roman" w:cs="Times New Roman"/>
            <w:noProof/>
            <w:szCs w:val="24"/>
          </w:rPr>
          <mc:AlternateContent>
            <mc:Choice Requires="wps">
              <w:drawing>
                <wp:anchor distT="0" distB="0" distL="114300" distR="114300" simplePos="0" relativeHeight="251672576" behindDoc="0" locked="0" layoutInCell="1" allowOverlap="1" wp14:anchorId="589A4F02" wp14:editId="32D5EF12">
                  <wp:simplePos x="0" y="0"/>
                  <wp:positionH relativeFrom="column">
                    <wp:posOffset>1705232</wp:posOffset>
                  </wp:positionH>
                  <wp:positionV relativeFrom="paragraph">
                    <wp:posOffset>906162</wp:posOffset>
                  </wp:positionV>
                  <wp:extent cx="1408430" cy="222422"/>
                  <wp:effectExtent l="38100" t="0" r="20320" b="82550"/>
                  <wp:wrapNone/>
                  <wp:docPr id="4" name="Straight Arrow Connector 4"/>
                  <wp:cNvGraphicFramePr/>
                  <a:graphic xmlns:a="http://schemas.openxmlformats.org/drawingml/2006/main">
                    <a:graphicData uri="http://schemas.microsoft.com/office/word/2010/wordprocessingShape">
                      <wps:wsp>
                        <wps:cNvCnPr/>
                        <wps:spPr>
                          <a:xfrm flipH="1">
                            <a:off x="0" y="0"/>
                            <a:ext cx="1408430" cy="2224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ACC151A" id="Straight Arrow Connector 4" o:spid="_x0000_s1026" type="#_x0000_t32" style="position:absolute;margin-left:134.25pt;margin-top:71.35pt;width:110.9pt;height:1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" strokecolor="#ed7d31 [3205]" strokeweight=".5pt">
                  <v:stroke endarrow="block" joinstyle="miter"/>
                </v:shape>
              </w:pict>
            </mc:Fallback>
          </mc:AlternateContent>
        </w:r>
        <w:r w:rsidDel="002F6608">
          <w:rPr>
            <w:rFonts w:eastAsia="Times New Roman" w:cs="Times New Roman"/>
            <w:noProof/>
            <w:szCs w:val="24"/>
          </w:rPr>
          <mc:AlternateContent>
            <mc:Choice Requires="wps">
              <w:drawing>
                <wp:anchor distT="0" distB="0" distL="114300" distR="114300" simplePos="0" relativeHeight="251670528" behindDoc="0" locked="0" layoutInCell="1" allowOverlap="1" wp14:anchorId="5FC65836" wp14:editId="5732F2D2">
                  <wp:simplePos x="0" y="0"/>
                  <wp:positionH relativeFrom="column">
                    <wp:posOffset>1544954</wp:posOffset>
                  </wp:positionH>
                  <wp:positionV relativeFrom="paragraph">
                    <wp:posOffset>1123476</wp:posOffset>
                  </wp:positionV>
                  <wp:extent cx="251489" cy="103276"/>
                  <wp:effectExtent l="0" t="38100" r="15240" b="49530"/>
                  <wp:wrapNone/>
                  <wp:docPr id="3" name="Diamond 3"/>
                  <wp:cNvGraphicFramePr/>
                  <a:graphic xmlns:a="http://schemas.openxmlformats.org/drawingml/2006/main">
                    <a:graphicData uri="http://schemas.microsoft.com/office/word/2010/wordprocessingShape">
                      <wps:wsp>
                        <wps:cNvSpPr/>
                        <wps:spPr>
                          <a:xfrm rot="2046345" flipV="1">
                            <a:off x="0" y="0"/>
                            <a:ext cx="251489" cy="103276"/>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70AF458" id="_x0000_t4" coordsize="21600,21600" o:spt="4" path="m10800,l,10800,10800,21600,21600,10800xe">
                  <v:stroke joinstyle="miter"/>
                  <v:path gradientshapeok="t" o:connecttype="rect" textboxrect="5400,5400,16200,16200"/>
                </v:shapetype>
                <v:shape id="Diamond 3" o:spid="_x0000_s1026" type="#_x0000_t4" style="position:absolute;margin-left:121.65pt;margin-top:88.45pt;width:19.8pt;height:8.15pt;rotation:-2235154fd;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" fillcolor="black [3200]" strokecolor="black [1600]" strokeweight="1pt"/>
              </w:pict>
            </mc:Fallback>
          </mc:AlternateContent>
        </w:r>
        <w:r w:rsidR="00C24E75" w:rsidRPr="00CA6D00" w:rsidDel="002F6608">
          <w:rPr>
            <w:rFonts w:eastAsia="Times New Roman" w:cs="Times New Roman"/>
            <w:noProof/>
            <w:szCs w:val="24"/>
          </w:rPr>
          <mc:AlternateContent>
            <mc:Choice Requires="wps">
              <w:drawing>
                <wp:anchor distT="45720" distB="45720" distL="114300" distR="114300" simplePos="0" relativeHeight="251677696" behindDoc="0" locked="0" layoutInCell="1" allowOverlap="1" wp14:anchorId="576771A0" wp14:editId="367EE3F7">
                  <wp:simplePos x="0" y="0"/>
                  <wp:positionH relativeFrom="column">
                    <wp:posOffset>3072404</wp:posOffset>
                  </wp:positionH>
                  <wp:positionV relativeFrom="paragraph">
                    <wp:posOffset>1280452</wp:posOffset>
                  </wp:positionV>
                  <wp:extent cx="1335405" cy="268605"/>
                  <wp:effectExtent l="0" t="0" r="17145" b="1714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68605"/>
                          </a:xfrm>
                          <a:prstGeom prst="rect">
                            <a:avLst/>
                          </a:prstGeom>
                          <a:solidFill>
                            <a:srgbClr val="FFFFFF"/>
                          </a:solidFill>
                          <a:ln w="9525">
                            <a:solidFill>
                              <a:srgbClr val="000000"/>
                            </a:solidFill>
                            <a:miter lim="800000"/>
                            <a:headEnd/>
                            <a:tailEnd/>
                          </a:ln>
                        </wps:spPr>
                        <wps:txbx>
                          <w:txbxContent>
                            <w:p w14:paraId="367191EA" w14:textId="1A4F4F44" w:rsidR="00F45904" w:rsidRDefault="00F45904" w:rsidP="00C24E75">
                              <w:del w:id="94" w:author="cleofa kadeha" w:date="2018-01-08T10:57:00Z">
                                <w:r w:rsidDel="00E84553">
                                  <w:delText>Conflict r</w:delText>
                                </w:r>
                              </w:del>
                              <w:del w:id="95" w:author="cleofa kadeha" w:date="2018-01-08T10:54:00Z">
                                <w:r w:rsidDel="002F6608">
                                  <w:delText>e</w:delText>
                                </w:r>
                              </w:del>
                              <w:del w:id="96" w:author="cleofa kadeha" w:date="2018-01-08T10:57:00Z">
                                <w:r w:rsidDel="00E84553">
                                  <w:delText>gion</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576771A0" id="_x0000_t202" coordsize="21600,21600" o:spt="202" path="m,l,21600r21600,l21600,xe">
                  <v:stroke joinstyle="miter"/>
                  <v:path gradientshapeok="t" o:connecttype="rect"/>
                </v:shapetype>
                <v:shape id="_x0000_s1028" type="#_x0000_t202" style="position:absolute;margin-left:241.9pt;margin-top:100.8pt;width:105.15pt;height:21.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">
                  <v:textbox>
                    <w:txbxContent>
                      <w:p w14:paraId="367191EA" w14:textId="1A4F4F44" w:rsidR="00F45904" w:rsidRDefault="00F45904" w:rsidP="00C24E75">
                        <w:del w:id="78" w:author="cleofa kadeha" w:date="2018-01-08T10:57:00Z">
                          <w:r w:rsidDel="00E84553">
                            <w:delText>Conflict r</w:delText>
                          </w:r>
                        </w:del>
                        <w:del w:id="79" w:author="cleofa kadeha" w:date="2018-01-08T10:54:00Z">
                          <w:r w:rsidDel="002F6608">
                            <w:delText>e</w:delText>
                          </w:r>
                        </w:del>
                        <w:del w:id="80" w:author="cleofa kadeha" w:date="2018-01-08T10:57:00Z">
                          <w:r w:rsidDel="00E84553">
                            <w:delText>gion</w:delText>
                          </w:r>
                        </w:del>
                      </w:p>
                    </w:txbxContent>
                  </v:textbox>
                </v:shape>
              </w:pict>
            </mc:Fallback>
          </mc:AlternateContent>
        </w:r>
        <w:r w:rsidR="00C24E75" w:rsidRPr="00CA6D00" w:rsidDel="002F6608">
          <w:rPr>
            <w:rFonts w:eastAsia="Times New Roman" w:cs="Times New Roman"/>
            <w:noProof/>
            <w:szCs w:val="24"/>
          </w:rPr>
          <mc:AlternateContent>
            <mc:Choice Requires="wps">
              <w:drawing>
                <wp:anchor distT="45720" distB="45720" distL="114300" distR="114300" simplePos="0" relativeHeight="251671552" behindDoc="0" locked="0" layoutInCell="1" allowOverlap="1" wp14:anchorId="54415C3B" wp14:editId="6A7C2357">
                  <wp:simplePos x="0" y="0"/>
                  <wp:positionH relativeFrom="column">
                    <wp:posOffset>3105648</wp:posOffset>
                  </wp:positionH>
                  <wp:positionV relativeFrom="paragraph">
                    <wp:posOffset>796822</wp:posOffset>
                  </wp:positionV>
                  <wp:extent cx="1335405" cy="268605"/>
                  <wp:effectExtent l="0" t="0" r="1714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68605"/>
                          </a:xfrm>
                          <a:prstGeom prst="rect">
                            <a:avLst/>
                          </a:prstGeom>
                          <a:solidFill>
                            <a:srgbClr val="FFFFFF"/>
                          </a:solidFill>
                          <a:ln w="9525">
                            <a:solidFill>
                              <a:srgbClr val="000000"/>
                            </a:solidFill>
                            <a:miter lim="800000"/>
                            <a:headEnd/>
                            <a:tailEnd/>
                          </a:ln>
                        </wps:spPr>
                        <wps:txbx>
                          <w:txbxContent>
                            <w:p w14:paraId="5CA0877D" w14:textId="77777777" w:rsidR="00F45904" w:rsidRDefault="00F45904" w:rsidP="002C1014">
                              <w:del w:id="97" w:author="cleofa kadeha" w:date="2018-01-08T10:54:00Z">
                                <w:r w:rsidDel="002F6608">
                                  <w:delText>Region of interest</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4415C3B" id="_x0000_s1029" type="#_x0000_t202" style="position:absolute;margin-left:244.55pt;margin-top:62.75pt;width:105.15pt;height:2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">
                  <v:textbox>
                    <w:txbxContent>
                      <w:p w14:paraId="5CA0877D" w14:textId="77777777" w:rsidR="00F45904" w:rsidRDefault="00F45904" w:rsidP="002C1014">
                        <w:del w:id="82" w:author="cleofa kadeha" w:date="2018-01-08T10:54:00Z">
                          <w:r w:rsidDel="002F6608">
                            <w:delText>Region of interest</w:delText>
                          </w:r>
                        </w:del>
                      </w:p>
                    </w:txbxContent>
                  </v:textbox>
                  <w10:wrap type="square"/>
                </v:shape>
              </w:pict>
            </mc:Fallback>
          </mc:AlternateContent>
        </w:r>
        <w:r w:rsidR="002C1014" w:rsidRPr="00411DA8" w:rsidDel="002F6608">
          <w:rPr>
            <w:rFonts w:cs="Times New Roman"/>
            <w:noProof/>
            <w:szCs w:val="24"/>
          </w:rPr>
          <w:drawing>
            <wp:inline distT="0" distB="0" distL="0" distR="0" wp14:anchorId="38A3DFD0" wp14:editId="01CE0376">
              <wp:extent cx="2766959" cy="2026508"/>
              <wp:effectExtent l="0" t="0" r="0" b="0"/>
              <wp:docPr id="14" name="Picture 14" descr="C:\Users\Evarist\Pictures\vlcsnap-2018-01-06-18h41m44s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arist\Pictures\vlcsnap-2018-01-06-18h41m44s8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2896" cy="2074800"/>
                      </a:xfrm>
                      <a:prstGeom prst="rect">
                        <a:avLst/>
                      </a:prstGeom>
                      <a:noFill/>
                      <a:ln>
                        <a:noFill/>
                      </a:ln>
                    </pic:spPr>
                  </pic:pic>
                </a:graphicData>
              </a:graphic>
            </wp:inline>
          </w:drawing>
        </w:r>
      </w:del>
    </w:p>
    <w:p w14:paraId="1617767F" w14:textId="77777777" w:rsidR="002C1014" w:rsidRPr="00C24E75" w:rsidRDefault="00C24E75">
      <w:pPr>
        <w:spacing w:after="0"/>
        <w:jc w:val="both"/>
        <w:rPr>
          <w:rFonts w:eastAsia="Times New Roman" w:cs="Times New Roman"/>
          <w:b/>
          <w:i/>
          <w:szCs w:val="24"/>
        </w:rPr>
        <w:pPrChange w:id="98" w:author="cleofa kadeha" w:date="2018-01-08T10:32:00Z">
          <w:pPr>
            <w:spacing w:after="0"/>
          </w:pPr>
        </w:pPrChange>
      </w:pPr>
      <w:r w:rsidRPr="00C24E75">
        <w:rPr>
          <w:rFonts w:eastAsia="Times New Roman" w:cs="Times New Roman"/>
          <w:b/>
          <w:i/>
          <w:szCs w:val="24"/>
        </w:rPr>
        <w:t>Headway determination</w:t>
      </w:r>
    </w:p>
    <w:p w14:paraId="1D2991F9" w14:textId="77777777" w:rsidR="002C1014" w:rsidRDefault="00C24E75">
      <w:pPr>
        <w:jc w:val="both"/>
        <w:pPrChange w:id="99" w:author="cleofa kadeha" w:date="2018-01-08T10:32:00Z">
          <w:pPr/>
        </w:pPrChange>
      </w:pPr>
      <w:r>
        <w:t>A change in pixel values of masked binary image at the region of interest will reflect the presence or absence of a vehicle. Graphically, the filled area variations can be plotted against frame number which shows the frame intervals where there is presence of vehicles. Figure xxx(b) shows the pixel distribution showing peaks reflecting the presence of vehicle in ROI and other regions with zero values showing the absence of vehicles. Though selection of suitable threshold, a plot specifying a frame number where the area becomes greater than threshold is specified as shown in Fig …(b).</w:t>
      </w:r>
    </w:p>
    <w:p w14:paraId="615F7153" w14:textId="77777777" w:rsidR="00F53FFC" w:rsidRDefault="00061C32" w:rsidP="00F53FFC">
      <w:pPr>
        <w:keepNext/>
        <w:spacing w:after="0"/>
        <w:jc w:val="both"/>
        <w:rPr>
          <w:ins w:id="100" w:author="Evarist Ruhazwe" w:date="2018-01-12T14:41:00Z"/>
        </w:rPr>
        <w:pPrChange w:id="101" w:author="Evarist Ruhazwe" w:date="2018-01-12T14:41:00Z">
          <w:pPr>
            <w:jc w:val="both"/>
          </w:pPr>
        </w:pPrChange>
      </w:pPr>
      <w:r>
        <w:rPr>
          <w:noProof/>
        </w:rPr>
        <mc:AlternateContent>
          <mc:Choice Requires="wps">
            <w:drawing>
              <wp:anchor distT="45720" distB="45720" distL="114300" distR="114300" simplePos="0" relativeHeight="251685888" behindDoc="0" locked="0" layoutInCell="1" allowOverlap="1" wp14:anchorId="769A455D" wp14:editId="1763F873">
                <wp:simplePos x="0" y="0"/>
                <wp:positionH relativeFrom="column">
                  <wp:posOffset>1888744</wp:posOffset>
                </wp:positionH>
                <wp:positionV relativeFrom="paragraph">
                  <wp:posOffset>460375</wp:posOffset>
                </wp:positionV>
                <wp:extent cx="713232" cy="183896"/>
                <wp:effectExtent l="0" t="0" r="10795"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83896"/>
                        </a:xfrm>
                        <a:prstGeom prst="rect">
                          <a:avLst/>
                        </a:prstGeom>
                        <a:solidFill>
                          <a:srgbClr val="FFFFFF"/>
                        </a:solidFill>
                        <a:ln w="9525">
                          <a:solidFill>
                            <a:schemeClr val="bg1"/>
                          </a:solidFill>
                          <a:miter lim="800000"/>
                          <a:headEnd/>
                          <a:tailEnd/>
                        </a:ln>
                      </wps:spPr>
                      <wps:txbx>
                        <w:txbxContent>
                          <w:p w14:paraId="1DD2785F" w14:textId="77777777" w:rsidR="00F45904" w:rsidRPr="00737CCE" w:rsidRDefault="00F45904" w:rsidP="00737CCE">
                            <w:pPr>
                              <w:spacing w:after="0" w:line="240" w:lineRule="auto"/>
                              <w:rPr>
                                <w:sz w:val="10"/>
                              </w:rPr>
                            </w:pPr>
                            <w:r w:rsidRPr="00737CCE">
                              <w:rPr>
                                <w:sz w:val="10"/>
                              </w:rPr>
                              <w:t>Threshold 1 = 669.2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A242999" id="_x0000_s1030" type="#_x0000_t202" style="position:absolute;margin-left:148.7pt;margin-top:36.25pt;width:56.15pt;height:1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" strokecolor="white [3212]">
                <v:textbox>
                  <w:txbxContent>
                    <w:p w:rsidR="00F45904" w:rsidRPr="00737CCE" w:rsidRDefault="00F45904" w:rsidP="00737CCE">
                      <w:pPr>
                        <w:spacing w:after="0" w:line="240" w:lineRule="auto"/>
                        <w:rPr>
                          <w:sz w:val="10"/>
                        </w:rPr>
                      </w:pPr>
                      <w:r w:rsidRPr="00737CCE">
                        <w:rPr>
                          <w:sz w:val="10"/>
                        </w:rPr>
                        <w:t>Threshold 1 = 669.2</w:t>
                      </w:r>
                    </w:p>
                  </w:txbxContent>
                </v:textbox>
              </v:shape>
            </w:pict>
          </mc:Fallback>
        </mc:AlternateContent>
      </w:r>
      <w:r w:rsidR="00737CCE">
        <w:rPr>
          <w:noProof/>
        </w:rPr>
        <mc:AlternateContent>
          <mc:Choice Requires="wps">
            <w:drawing>
              <wp:anchor distT="45720" distB="45720" distL="114300" distR="114300" simplePos="0" relativeHeight="251686912" behindDoc="0" locked="0" layoutInCell="1" allowOverlap="1" wp14:anchorId="713F0A66" wp14:editId="1A7ED4DB">
                <wp:simplePos x="0" y="0"/>
                <wp:positionH relativeFrom="column">
                  <wp:posOffset>1859280</wp:posOffset>
                </wp:positionH>
                <wp:positionV relativeFrom="paragraph">
                  <wp:posOffset>857250</wp:posOffset>
                </wp:positionV>
                <wp:extent cx="786384" cy="180975"/>
                <wp:effectExtent l="0" t="0" r="13970"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384" cy="180975"/>
                        </a:xfrm>
                        <a:prstGeom prst="rect">
                          <a:avLst/>
                        </a:prstGeom>
                        <a:solidFill>
                          <a:srgbClr val="FFFFFF"/>
                        </a:solidFill>
                        <a:ln w="9525">
                          <a:solidFill>
                            <a:schemeClr val="bg1"/>
                          </a:solidFill>
                          <a:miter lim="800000"/>
                          <a:headEnd/>
                          <a:tailEnd/>
                        </a:ln>
                      </wps:spPr>
                      <wps:txbx>
                        <w:txbxContent>
                          <w:p w14:paraId="49AC76CE" w14:textId="77777777" w:rsidR="00F45904" w:rsidRPr="00737CCE" w:rsidRDefault="00F45904" w:rsidP="00737CCE">
                            <w:pPr>
                              <w:spacing w:after="0" w:line="240" w:lineRule="auto"/>
                              <w:rPr>
                                <w:sz w:val="10"/>
                              </w:rPr>
                            </w:pPr>
                            <w:r w:rsidRPr="00737CCE">
                              <w:rPr>
                                <w:sz w:val="10"/>
                              </w:rPr>
                              <w:t>Threshold 2 = 574.2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8A28223" id="_x0000_s1031" type="#_x0000_t202" style="position:absolute;margin-left:146.4pt;margin-top:67.5pt;width:61.9pt;height:14.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" strokecolor="white [3212]">
                <v:textbox>
                  <w:txbxContent>
                    <w:p w:rsidR="00F45904" w:rsidRPr="00737CCE" w:rsidRDefault="00F45904" w:rsidP="00737CCE">
                      <w:pPr>
                        <w:spacing w:after="0" w:line="240" w:lineRule="auto"/>
                        <w:rPr>
                          <w:sz w:val="10"/>
                        </w:rPr>
                      </w:pPr>
                      <w:r w:rsidRPr="00737CCE">
                        <w:rPr>
                          <w:sz w:val="10"/>
                        </w:rPr>
                        <w:t>Threshold 2 = 574.2</w:t>
                      </w:r>
                    </w:p>
                  </w:txbxContent>
                </v:textbox>
              </v:shape>
            </w:pict>
          </mc:Fallback>
        </mc:AlternateContent>
      </w:r>
      <w:r w:rsidR="00737CCE">
        <w:rPr>
          <w:noProof/>
        </w:rPr>
        <mc:AlternateContent>
          <mc:Choice Requires="wps">
            <w:drawing>
              <wp:anchor distT="0" distB="0" distL="114300" distR="114300" simplePos="0" relativeHeight="251684864" behindDoc="0" locked="0" layoutInCell="1" allowOverlap="1" wp14:anchorId="0EB89B52" wp14:editId="5B2B5062">
                <wp:simplePos x="0" y="0"/>
                <wp:positionH relativeFrom="column">
                  <wp:posOffset>281940</wp:posOffset>
                </wp:positionH>
                <wp:positionV relativeFrom="paragraph">
                  <wp:posOffset>813435</wp:posOffset>
                </wp:positionV>
                <wp:extent cx="5426926" cy="12715"/>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426926" cy="1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11A7AAEF" id="Straight Connector 7"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64.05pt" to="449.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" strokecolor="#5b9bd5 [3204]" strokeweight=".5pt">
                <v:stroke joinstyle="miter"/>
              </v:line>
            </w:pict>
          </mc:Fallback>
        </mc:AlternateContent>
      </w:r>
      <w:r w:rsidR="00737CCE">
        <w:rPr>
          <w:noProof/>
        </w:rPr>
        <mc:AlternateContent>
          <mc:Choice Requires="wps">
            <w:drawing>
              <wp:anchor distT="0" distB="0" distL="114300" distR="114300" simplePos="0" relativeHeight="251683840" behindDoc="0" locked="0" layoutInCell="1" allowOverlap="1" wp14:anchorId="27B7B744" wp14:editId="4DFE6240">
                <wp:simplePos x="0" y="0"/>
                <wp:positionH relativeFrom="column">
                  <wp:posOffset>286215</wp:posOffset>
                </wp:positionH>
                <wp:positionV relativeFrom="paragraph">
                  <wp:posOffset>658386</wp:posOffset>
                </wp:positionV>
                <wp:extent cx="5426926" cy="12715"/>
                <wp:effectExtent l="0" t="0" r="21590" b="25400"/>
                <wp:wrapNone/>
                <wp:docPr id="6" name="Straight Connector 6"/>
                <wp:cNvGraphicFramePr/>
                <a:graphic xmlns:a="http://schemas.openxmlformats.org/drawingml/2006/main">
                  <a:graphicData uri="http://schemas.microsoft.com/office/word/2010/wordprocessingShape">
                    <wps:wsp>
                      <wps:cNvCnPr/>
                      <wps:spPr>
                        <a:xfrm flipV="1">
                          <a:off x="0" y="0"/>
                          <a:ext cx="5426926" cy="1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12523414" id="Straight Connector 6"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5pt,51.85pt" to="449.8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" strokecolor="#5b9bd5 [3204]" strokeweight=".5pt">
                <v:stroke joinstyle="miter"/>
              </v:line>
            </w:pict>
          </mc:Fallback>
        </mc:AlternateContent>
      </w:r>
      <w:r w:rsidR="00737CCE" w:rsidRPr="0053460D">
        <w:rPr>
          <w:noProof/>
        </w:rPr>
        <w:drawing>
          <wp:inline distT="0" distB="0" distL="0" distR="0" wp14:anchorId="330C1415" wp14:editId="716B3381">
            <wp:extent cx="5923915" cy="1894703"/>
            <wp:effectExtent l="0" t="0" r="635" b="0"/>
            <wp:docPr id="5" name="Picture 5" descr="C:\Users\Evarist\Dropbox\Project_Roundabouts\Image_processing\Image_processing1\Ref_papers\Paper1\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arist\Dropbox\Project_Roundabouts\Image_processing\Image_processing1\Ref_papers\Paper1\threshol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8792" r="6472"/>
                    <a:stretch/>
                  </pic:blipFill>
                  <pic:spPr bwMode="auto">
                    <a:xfrm>
                      <a:off x="0" y="0"/>
                      <a:ext cx="5981271" cy="1913048"/>
                    </a:xfrm>
                    <a:prstGeom prst="rect">
                      <a:avLst/>
                    </a:prstGeom>
                    <a:noFill/>
                    <a:ln>
                      <a:noFill/>
                    </a:ln>
                    <a:extLst>
                      <a:ext uri="{53640926-AAD7-44D8-BBD7-CCE9431645EC}">
                        <a14:shadowObscured xmlns:a14="http://schemas.microsoft.com/office/drawing/2010/main"/>
                      </a:ext>
                    </a:extLst>
                  </pic:spPr>
                </pic:pic>
              </a:graphicData>
            </a:graphic>
          </wp:inline>
        </w:drawing>
      </w:r>
    </w:p>
    <w:p w14:paraId="5ED1BAE6" w14:textId="2F159269" w:rsidR="00737CCE" w:rsidRPr="00061C32" w:rsidRDefault="00F53FFC" w:rsidP="00F53FFC">
      <w:pPr>
        <w:pStyle w:val="Caption"/>
        <w:jc w:val="both"/>
        <w:pPrChange w:id="102" w:author="Evarist Ruhazwe" w:date="2018-01-12T14:41:00Z">
          <w:pPr/>
        </w:pPrChange>
      </w:pPr>
      <w:ins w:id="103" w:author="Evarist Ruhazwe" w:date="2018-01-12T14:41:00Z">
        <w:r>
          <w:t xml:space="preserve">Figure </w:t>
        </w:r>
        <w:r>
          <w:fldChar w:fldCharType="begin"/>
        </w:r>
        <w:r>
          <w:instrText xml:space="preserve"> STYLEREF 1 \s </w:instrText>
        </w:r>
      </w:ins>
      <w:r>
        <w:fldChar w:fldCharType="separate"/>
      </w:r>
      <w:r>
        <w:rPr>
          <w:noProof/>
        </w:rPr>
        <w:t>0</w:t>
      </w:r>
      <w:ins w:id="104" w:author="Evarist Ruhazwe" w:date="2018-01-12T14:41:00Z">
        <w:r>
          <w:fldChar w:fldCharType="end"/>
        </w:r>
        <w:r>
          <w:noBreakHyphen/>
        </w:r>
        <w:r>
          <w:fldChar w:fldCharType="begin"/>
        </w:r>
        <w:r>
          <w:instrText xml:space="preserve"> SEQ Figure \* ARABIC \s 1 </w:instrText>
        </w:r>
      </w:ins>
      <w:r>
        <w:fldChar w:fldCharType="separate"/>
      </w:r>
      <w:ins w:id="105" w:author="Evarist Ruhazwe" w:date="2018-01-12T14:41:00Z">
        <w:r>
          <w:rPr>
            <w:noProof/>
          </w:rPr>
          <w:t>3</w:t>
        </w:r>
        <w:r>
          <w:fldChar w:fldCharType="end"/>
        </w:r>
        <w:r>
          <w:t xml:space="preserve">: Area variations of </w:t>
        </w:r>
        <w:r>
          <w:t>ROI</w:t>
        </w:r>
      </w:ins>
    </w:p>
    <w:p w14:paraId="2EFBE14C" w14:textId="77777777" w:rsidR="00BB0CBA" w:rsidRDefault="0053460D">
      <w:pPr>
        <w:jc w:val="both"/>
        <w:pPrChange w:id="106" w:author="cleofa kadeha" w:date="2018-01-08T10:32:00Z">
          <w:pPr/>
        </w:pPrChange>
      </w:pPr>
      <w:r>
        <w:lastRenderedPageBreak/>
        <w:t xml:space="preserve">Depending upon the quality of foreground image, the cells of the ROI can either be fully or partially filled as shown in </w:t>
      </w:r>
      <w:r w:rsidR="004D7E39">
        <w:t>fig xxx. with</w:t>
      </w:r>
      <w:r>
        <w:t xml:space="preserve"> filled ROI values ranging from </w:t>
      </w:r>
      <w:r w:rsidR="00C24E75">
        <w:t>0</w:t>
      </w:r>
      <w:r>
        <w:t xml:space="preserve"> to the maximum value of 957. </w:t>
      </w:r>
      <w:r w:rsidR="004D7E39">
        <w:t xml:space="preserve">A masked image with good foreground will have a trapezoidal shape indicating three regions: </w:t>
      </w:r>
      <w:r w:rsidR="00F45904">
        <w:t xml:space="preserve">first is </w:t>
      </w:r>
      <w:r w:rsidR="004D7E39">
        <w:t>positively sloping region showing increasing cell values from zero to maximum,</w:t>
      </w:r>
      <w:r w:rsidR="00F45904">
        <w:t xml:space="preserve"> second is</w:t>
      </w:r>
      <w:r w:rsidR="004D7E39">
        <w:t xml:space="preserve"> horizontal spanning regi</w:t>
      </w:r>
      <w:r w:rsidR="00BB0CBA">
        <w:t>on with maximum cell value and third a</w:t>
      </w:r>
      <w:r w:rsidR="004D7E39">
        <w:t xml:space="preserve"> negatively sloping region with decreasing area value from maximum value to zero. The</w:t>
      </w:r>
      <w:r w:rsidR="002E426E">
        <w:t xml:space="preserve"> other shapes of curves reflect</w:t>
      </w:r>
      <w:r w:rsidR="004D7E39">
        <w:t xml:space="preserve"> an eroded foreground which </w:t>
      </w:r>
      <w:r w:rsidR="002E426E">
        <w:t>partially filled in the cells</w:t>
      </w:r>
      <w:r w:rsidR="004D7E39">
        <w:t xml:space="preserve">. </w:t>
      </w:r>
      <w:r w:rsidR="002E426E">
        <w:t xml:space="preserve">To capture the half-filled cells </w:t>
      </w:r>
      <w:r w:rsidR="00BB0CBA">
        <w:t xml:space="preserve">representing vehicles, </w:t>
      </w:r>
      <w:r w:rsidR="002E426E">
        <w:t xml:space="preserve">a threshold value less than the maximum value is chosen. </w:t>
      </w:r>
    </w:p>
    <w:p w14:paraId="0FFEEEFD" w14:textId="06F9F45C" w:rsidR="007C2435" w:rsidRDefault="00F53FFC">
      <w:pPr>
        <w:jc w:val="both"/>
        <w:pPrChange w:id="107" w:author="cleofa kadeha" w:date="2018-01-08T10:32:00Z">
          <w:pPr/>
        </w:pPrChange>
      </w:pPr>
      <w:ins w:id="108" w:author="Evarist Ruhazwe" w:date="2018-01-12T14:40:00Z">
        <w:r>
          <w:t>From the visible plot of the</w:t>
        </w:r>
      </w:ins>
      <w:ins w:id="109" w:author="Evarist Ruhazwe" w:date="2018-01-12T14:42:00Z">
        <w:r>
          <w:t xml:space="preserve"> area variations (fig. 3)</w:t>
        </w:r>
      </w:ins>
      <w:commentRangeStart w:id="110"/>
      <w:del w:id="111" w:author="Evarist Ruhazwe" w:date="2018-01-12T14:42:00Z">
        <w:r w:rsidR="002E426E" w:rsidDel="00F53FFC">
          <w:delText>T</w:delText>
        </w:r>
      </w:del>
      <w:ins w:id="112" w:author="Evarist Ruhazwe" w:date="2018-01-12T14:42:00Z">
        <w:r>
          <w:t xml:space="preserve"> t</w:t>
        </w:r>
      </w:ins>
      <w:r w:rsidR="002E426E">
        <w:t>wo thresholds are chosen</w:t>
      </w:r>
      <w:r w:rsidR="00BB0CBA">
        <w:t xml:space="preserve"> at 70 percent and 60 percent of the maximum area respectively,</w:t>
      </w:r>
      <w:r w:rsidR="002E426E">
        <w:t xml:space="preserve"> and the number of vehicles trapped by the</w:t>
      </w:r>
      <w:r w:rsidR="00BB0CBA">
        <w:t>se values</w:t>
      </w:r>
      <w:r w:rsidR="002E426E">
        <w:t xml:space="preserve"> </w:t>
      </w:r>
      <w:r w:rsidR="00BB0CBA">
        <w:t>can be</w:t>
      </w:r>
      <w:r w:rsidR="002E426E">
        <w:t xml:space="preserve"> </w:t>
      </w:r>
      <w:r w:rsidR="00BB0CBA">
        <w:t>determined</w:t>
      </w:r>
      <w:r w:rsidR="002E426E">
        <w:t xml:space="preserve">. </w:t>
      </w:r>
      <w:commentRangeEnd w:id="110"/>
      <w:r w:rsidR="00BF5EBC">
        <w:rPr>
          <w:rStyle w:val="CommentReference"/>
        </w:rPr>
        <w:commentReference w:id="110"/>
      </w:r>
      <w:r w:rsidR="00BB0CBA">
        <w:t>T</w:t>
      </w:r>
      <w:r w:rsidR="008F288B">
        <w:t xml:space="preserve">he </w:t>
      </w:r>
      <w:r w:rsidR="002E426E">
        <w:t xml:space="preserve">frame number of the </w:t>
      </w:r>
      <w:r w:rsidR="00F711BD">
        <w:t xml:space="preserve">beginning of each peak </w:t>
      </w:r>
      <w:r w:rsidR="002E426E">
        <w:t xml:space="preserve">value is recorded to </w:t>
      </w:r>
      <w:r w:rsidR="00F711BD">
        <w:t>re</w:t>
      </w:r>
      <w:r w:rsidR="002E426E">
        <w:t>flect</w:t>
      </w:r>
      <w:r w:rsidR="00F711BD">
        <w:t xml:space="preserve"> the start of entry of vehicle at the ROI. The difference between each </w:t>
      </w:r>
      <w:r w:rsidR="002E426E">
        <w:t>frame number reflect</w:t>
      </w:r>
      <w:r w:rsidR="00F711BD">
        <w:t xml:space="preserve"> the headway of between successive vehicles</w:t>
      </w:r>
      <w:r w:rsidR="002E426E">
        <w:t xml:space="preserve"> (in frame number)</w:t>
      </w:r>
      <w:r w:rsidR="00F711BD">
        <w:t xml:space="preserve">. </w:t>
      </w:r>
      <w:r w:rsidR="00BB0CBA">
        <w:t>The first threshold traps 19 vehicles while the second threshold trapping all vehicles.</w:t>
      </w:r>
    </w:p>
    <w:p w14:paraId="4223133C" w14:textId="77777777" w:rsidR="00C04464" w:rsidRPr="00F45904" w:rsidRDefault="00C5788B">
      <w:pPr>
        <w:jc w:val="both"/>
        <w:rPr>
          <w:b/>
          <w:i/>
        </w:rPr>
        <w:pPrChange w:id="113" w:author="cleofa kadeha" w:date="2018-01-08T10:32:00Z">
          <w:pPr/>
        </w:pPrChange>
      </w:pPr>
      <w:r w:rsidRPr="00F45904">
        <w:rPr>
          <w:b/>
          <w:i/>
        </w:rPr>
        <w:t>Results</w:t>
      </w:r>
      <w:r w:rsidR="00737CCE" w:rsidRPr="00F45904">
        <w:rPr>
          <w:b/>
          <w:i/>
        </w:rPr>
        <w:t xml:space="preserve"> and validation</w:t>
      </w:r>
    </w:p>
    <w:p w14:paraId="56A5CEE5" w14:textId="77777777" w:rsidR="007C2435" w:rsidRDefault="007C2435">
      <w:pPr>
        <w:jc w:val="both"/>
        <w:pPrChange w:id="114" w:author="cleofa kadeha" w:date="2018-01-08T10:32:00Z">
          <w:pPr/>
        </w:pPrChange>
      </w:pPr>
      <w:r w:rsidRPr="007C2435">
        <w:t>From the obtained frame numbers, the timestamps are determined through dividing frame number by the frame rate which is 30</w:t>
      </w:r>
      <w:r w:rsidR="00A712FD">
        <w:t xml:space="preserve"> </w:t>
      </w:r>
      <w:r w:rsidRPr="007C2435">
        <w:t xml:space="preserve">frames per second. The timestamp difference between successive vehicles gives the headway values. </w:t>
      </w:r>
      <w:r w:rsidR="00BB0CBA">
        <w:t xml:space="preserve">Manual recording is then done to determine the timestamps related to the events and eventually headways.  </w:t>
      </w:r>
      <w:r w:rsidR="00C5788B" w:rsidRPr="007C2435">
        <w:t xml:space="preserve">Table </w:t>
      </w:r>
      <w:r w:rsidR="00C5788B">
        <w:t>xx</w:t>
      </w:r>
      <w:r>
        <w:t xml:space="preserve">x summarizes frame numbers, </w:t>
      </w:r>
      <w:r w:rsidR="00CE699E">
        <w:t>timestamps</w:t>
      </w:r>
      <w:r>
        <w:t xml:space="preserve"> as well as headways</w:t>
      </w:r>
      <w:r w:rsidR="00CE699E">
        <w:t xml:space="preserve"> of circulating vehicles’</w:t>
      </w:r>
      <w:r w:rsidR="00276A7D">
        <w:t xml:space="preserve"> arrival events</w:t>
      </w:r>
      <w:r w:rsidR="00A712FD">
        <w:t xml:space="preserve"> for each selected threshold values</w:t>
      </w:r>
      <w:r w:rsidR="00BB0CBA">
        <w:t xml:space="preserve"> as well as timestamps and headways of the manually determined </w:t>
      </w:r>
      <w:proofErr w:type="gramStart"/>
      <w:r w:rsidR="00BB0CBA">
        <w:t>values</w:t>
      </w:r>
      <w:r w:rsidR="00A712FD">
        <w:t>.</w:t>
      </w:r>
      <w:r w:rsidR="00737CCE">
        <w:t>.</w:t>
      </w:r>
      <w:proofErr w:type="gramEnd"/>
    </w:p>
    <w:p w14:paraId="31FF08D3" w14:textId="77777777" w:rsidR="00C5788B" w:rsidRDefault="00276A7D">
      <w:pPr>
        <w:jc w:val="both"/>
        <w:rPr>
          <w:color w:val="FF0000"/>
        </w:rPr>
        <w:pPrChange w:id="115" w:author="cleofa kadeha" w:date="2018-01-08T10:32:00Z">
          <w:pPr/>
        </w:pPrChange>
      </w:pPr>
      <w:r w:rsidRPr="00276A7D">
        <w:rPr>
          <w:color w:val="FF0000"/>
        </w:rPr>
        <w:t>Table of results:</w:t>
      </w:r>
    </w:p>
    <w:tbl>
      <w:tblPr>
        <w:tblW w:w="7920" w:type="dxa"/>
        <w:tblInd w:w="-5" w:type="dxa"/>
        <w:tblLook w:val="04A0" w:firstRow="1" w:lastRow="0" w:firstColumn="1" w:lastColumn="0" w:noHBand="0" w:noVBand="1"/>
      </w:tblPr>
      <w:tblGrid>
        <w:gridCol w:w="889"/>
        <w:gridCol w:w="1206"/>
        <w:gridCol w:w="1047"/>
        <w:gridCol w:w="340"/>
        <w:gridCol w:w="889"/>
        <w:gridCol w:w="1206"/>
        <w:gridCol w:w="1047"/>
        <w:gridCol w:w="400"/>
        <w:gridCol w:w="1206"/>
        <w:gridCol w:w="1047"/>
      </w:tblGrid>
      <w:tr w:rsidR="00737CCE" w:rsidRPr="00C2323A" w14:paraId="2826B218" w14:textId="77777777" w:rsidTr="00061C32">
        <w:trPr>
          <w:trHeight w:val="300"/>
        </w:trPr>
        <w:tc>
          <w:tcPr>
            <w:tcW w:w="2757"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20025421" w14:textId="77777777" w:rsidR="00737CCE" w:rsidRPr="00C2323A" w:rsidRDefault="00061C32">
            <w:pPr>
              <w:spacing w:after="0" w:line="240" w:lineRule="auto"/>
              <w:jc w:val="both"/>
              <w:rPr>
                <w:rFonts w:eastAsia="Times New Roman" w:cs="Times New Roman"/>
                <w:color w:val="000000"/>
                <w:sz w:val="22"/>
              </w:rPr>
              <w:pPrChange w:id="116" w:author="cleofa kadeha" w:date="2018-01-08T10:32:00Z">
                <w:pPr>
                  <w:spacing w:after="0" w:line="240" w:lineRule="auto"/>
                  <w:jc w:val="center"/>
                </w:pPr>
              </w:pPrChange>
            </w:pPr>
            <w:r>
              <w:rPr>
                <w:rFonts w:eastAsia="Times New Roman" w:cs="Times New Roman"/>
                <w:color w:val="000000"/>
                <w:sz w:val="22"/>
              </w:rPr>
              <w:t xml:space="preserve">Threshold = 0.7*Area = </w:t>
            </w:r>
            <w:r w:rsidRPr="00061C32">
              <w:rPr>
                <w:rFonts w:eastAsia="Times New Roman" w:cs="Times New Roman"/>
                <w:color w:val="000000"/>
                <w:sz w:val="22"/>
              </w:rPr>
              <w:t>669.9</w:t>
            </w:r>
            <w:r>
              <w:rPr>
                <w:rFonts w:eastAsia="Times New Roman" w:cs="Times New Roman"/>
                <w:color w:val="000000"/>
                <w:sz w:val="22"/>
              </w:rPr>
              <w:t xml:space="preserve"> cells</w:t>
            </w:r>
          </w:p>
        </w:tc>
        <w:tc>
          <w:tcPr>
            <w:tcW w:w="340" w:type="dxa"/>
            <w:tcBorders>
              <w:top w:val="nil"/>
              <w:left w:val="nil"/>
              <w:bottom w:val="nil"/>
              <w:right w:val="nil"/>
            </w:tcBorders>
            <w:shd w:val="clear" w:color="auto" w:fill="auto"/>
            <w:noWrap/>
            <w:vAlign w:val="center"/>
          </w:tcPr>
          <w:p w14:paraId="146248C9" w14:textId="77777777" w:rsidR="00737CCE" w:rsidRPr="00C2323A" w:rsidRDefault="00737CCE">
            <w:pPr>
              <w:spacing w:after="0" w:line="240" w:lineRule="auto"/>
              <w:jc w:val="both"/>
              <w:rPr>
                <w:rFonts w:eastAsia="Times New Roman" w:cs="Times New Roman"/>
                <w:color w:val="000000"/>
                <w:sz w:val="22"/>
              </w:rPr>
              <w:pPrChange w:id="117" w:author="cleofa kadeha" w:date="2018-01-08T10:32:00Z">
                <w:pPr>
                  <w:spacing w:after="0" w:line="240" w:lineRule="auto"/>
                  <w:jc w:val="center"/>
                </w:pPr>
              </w:pPrChange>
            </w:pPr>
          </w:p>
        </w:tc>
        <w:tc>
          <w:tcPr>
            <w:tcW w:w="2757"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198F15D9" w14:textId="77777777" w:rsidR="00737CCE" w:rsidRPr="00C2323A" w:rsidRDefault="00061C32">
            <w:pPr>
              <w:spacing w:after="0" w:line="240" w:lineRule="auto"/>
              <w:jc w:val="both"/>
              <w:rPr>
                <w:rFonts w:eastAsia="Times New Roman" w:cs="Times New Roman"/>
                <w:color w:val="000000"/>
                <w:sz w:val="22"/>
              </w:rPr>
              <w:pPrChange w:id="118" w:author="cleofa kadeha" w:date="2018-01-08T10:32:00Z">
                <w:pPr>
                  <w:spacing w:after="0" w:line="240" w:lineRule="auto"/>
                  <w:jc w:val="center"/>
                </w:pPr>
              </w:pPrChange>
            </w:pPr>
            <w:r>
              <w:rPr>
                <w:rFonts w:eastAsia="Times New Roman" w:cs="Times New Roman"/>
                <w:color w:val="000000"/>
                <w:sz w:val="22"/>
              </w:rPr>
              <w:t xml:space="preserve">Threshold = 0.6*Area = </w:t>
            </w:r>
            <w:r w:rsidRPr="00061C32">
              <w:rPr>
                <w:rFonts w:eastAsia="Times New Roman" w:cs="Times New Roman"/>
                <w:color w:val="000000"/>
                <w:sz w:val="22"/>
              </w:rPr>
              <w:t>574.2</w:t>
            </w:r>
            <w:r>
              <w:rPr>
                <w:rFonts w:eastAsia="Times New Roman" w:cs="Times New Roman"/>
                <w:color w:val="000000"/>
                <w:sz w:val="22"/>
              </w:rPr>
              <w:t xml:space="preserve"> cells</w:t>
            </w:r>
          </w:p>
        </w:tc>
        <w:tc>
          <w:tcPr>
            <w:tcW w:w="400" w:type="dxa"/>
            <w:tcBorders>
              <w:top w:val="nil"/>
              <w:left w:val="nil"/>
              <w:bottom w:val="nil"/>
              <w:right w:val="nil"/>
            </w:tcBorders>
            <w:shd w:val="clear" w:color="auto" w:fill="auto"/>
            <w:noWrap/>
            <w:vAlign w:val="center"/>
          </w:tcPr>
          <w:p w14:paraId="2145DC9B" w14:textId="77777777" w:rsidR="00737CCE" w:rsidRPr="00C2323A" w:rsidRDefault="00737CCE">
            <w:pPr>
              <w:spacing w:after="0" w:line="240" w:lineRule="auto"/>
              <w:jc w:val="both"/>
              <w:rPr>
                <w:rFonts w:eastAsia="Times New Roman" w:cs="Times New Roman"/>
                <w:color w:val="000000"/>
                <w:sz w:val="22"/>
              </w:rPr>
              <w:pPrChange w:id="119" w:author="cleofa kadeha" w:date="2018-01-08T10:32:00Z">
                <w:pPr>
                  <w:spacing w:after="0" w:line="240" w:lineRule="auto"/>
                  <w:jc w:val="center"/>
                </w:pPr>
              </w:pPrChange>
            </w:pPr>
          </w:p>
        </w:tc>
        <w:tc>
          <w:tcPr>
            <w:tcW w:w="16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02CF7AF" w14:textId="77777777" w:rsidR="00737CCE" w:rsidRPr="00C2323A" w:rsidRDefault="00061C32">
            <w:pPr>
              <w:spacing w:after="0" w:line="240" w:lineRule="auto"/>
              <w:jc w:val="both"/>
              <w:rPr>
                <w:rFonts w:eastAsia="Times New Roman" w:cs="Times New Roman"/>
                <w:color w:val="000000"/>
                <w:sz w:val="22"/>
              </w:rPr>
              <w:pPrChange w:id="120" w:author="cleofa kadeha" w:date="2018-01-08T10:32:00Z">
                <w:pPr>
                  <w:spacing w:after="0" w:line="240" w:lineRule="auto"/>
                  <w:jc w:val="center"/>
                </w:pPr>
              </w:pPrChange>
            </w:pPr>
            <w:r>
              <w:rPr>
                <w:rFonts w:eastAsia="Times New Roman" w:cs="Times New Roman"/>
                <w:color w:val="000000"/>
                <w:sz w:val="22"/>
              </w:rPr>
              <w:t>Manually determined</w:t>
            </w:r>
          </w:p>
        </w:tc>
      </w:tr>
      <w:tr w:rsidR="00737CCE" w:rsidRPr="00C2323A" w14:paraId="58F70E52" w14:textId="77777777" w:rsidTr="00061C32">
        <w:trPr>
          <w:trHeight w:val="300"/>
        </w:trPr>
        <w:tc>
          <w:tcPr>
            <w:tcW w:w="8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8AFB10" w14:textId="77777777" w:rsidR="00737CCE" w:rsidRPr="00C2323A" w:rsidRDefault="00737CCE">
            <w:pPr>
              <w:spacing w:after="0" w:line="240" w:lineRule="auto"/>
              <w:jc w:val="both"/>
              <w:rPr>
                <w:rFonts w:eastAsia="Times New Roman" w:cs="Times New Roman"/>
                <w:color w:val="000000"/>
                <w:sz w:val="22"/>
              </w:rPr>
              <w:pPrChange w:id="121" w:author="cleofa kadeha" w:date="2018-01-08T10:32:00Z">
                <w:pPr>
                  <w:spacing w:after="0" w:line="240" w:lineRule="auto"/>
                  <w:jc w:val="center"/>
                </w:pPr>
              </w:pPrChange>
            </w:pPr>
            <w:r w:rsidRPr="00C2323A">
              <w:rPr>
                <w:rFonts w:eastAsia="Times New Roman" w:cs="Times New Roman"/>
                <w:color w:val="000000"/>
                <w:sz w:val="22"/>
              </w:rPr>
              <w:t>Frame number</w:t>
            </w:r>
          </w:p>
        </w:tc>
        <w:tc>
          <w:tcPr>
            <w:tcW w:w="821" w:type="dxa"/>
            <w:tcBorders>
              <w:top w:val="single" w:sz="4" w:space="0" w:color="auto"/>
              <w:left w:val="nil"/>
              <w:bottom w:val="single" w:sz="4" w:space="0" w:color="auto"/>
              <w:right w:val="single" w:sz="4" w:space="0" w:color="auto"/>
            </w:tcBorders>
            <w:shd w:val="clear" w:color="auto" w:fill="auto"/>
            <w:noWrap/>
            <w:vAlign w:val="center"/>
          </w:tcPr>
          <w:p w14:paraId="41CE856E" w14:textId="77777777" w:rsidR="00737CCE" w:rsidRPr="00C2323A" w:rsidRDefault="00737CCE">
            <w:pPr>
              <w:spacing w:after="0" w:line="240" w:lineRule="auto"/>
              <w:jc w:val="both"/>
              <w:rPr>
                <w:rFonts w:eastAsia="Times New Roman" w:cs="Times New Roman"/>
                <w:color w:val="000000"/>
                <w:sz w:val="22"/>
              </w:rPr>
              <w:pPrChange w:id="122" w:author="cleofa kadeha" w:date="2018-01-08T10:32:00Z">
                <w:pPr>
                  <w:spacing w:after="0" w:line="240" w:lineRule="auto"/>
                  <w:jc w:val="center"/>
                </w:pPr>
              </w:pPrChange>
            </w:pPr>
            <w:r w:rsidRPr="00C2323A">
              <w:rPr>
                <w:rFonts w:eastAsia="Times New Roman" w:cs="Times New Roman"/>
                <w:color w:val="000000"/>
                <w:sz w:val="22"/>
              </w:rPr>
              <w:t>Time</w:t>
            </w:r>
            <w:r w:rsidR="00061C32">
              <w:rPr>
                <w:rFonts w:eastAsia="Times New Roman" w:cs="Times New Roman"/>
                <w:color w:val="000000"/>
                <w:sz w:val="22"/>
              </w:rPr>
              <w:t>stamp</w:t>
            </w:r>
            <w:r>
              <w:rPr>
                <w:rFonts w:eastAsia="Times New Roman" w:cs="Times New Roman"/>
                <w:color w:val="000000"/>
                <w:sz w:val="22"/>
              </w:rPr>
              <w:t xml:space="preserve"> </w:t>
            </w:r>
            <w:r w:rsidRPr="00C2323A">
              <w:rPr>
                <w:rFonts w:eastAsia="Times New Roman" w:cs="Times New Roman"/>
                <w:color w:val="000000"/>
                <w:sz w:val="22"/>
              </w:rPr>
              <w:t>(sec)</w:t>
            </w:r>
          </w:p>
        </w:tc>
        <w:tc>
          <w:tcPr>
            <w:tcW w:w="1047" w:type="dxa"/>
            <w:tcBorders>
              <w:top w:val="single" w:sz="4" w:space="0" w:color="auto"/>
              <w:left w:val="nil"/>
              <w:bottom w:val="single" w:sz="4" w:space="0" w:color="auto"/>
              <w:right w:val="single" w:sz="4" w:space="0" w:color="auto"/>
            </w:tcBorders>
            <w:shd w:val="clear" w:color="auto" w:fill="auto"/>
            <w:noWrap/>
            <w:vAlign w:val="center"/>
          </w:tcPr>
          <w:p w14:paraId="2AE1A71A" w14:textId="77777777" w:rsidR="00737CCE" w:rsidRPr="00C2323A" w:rsidRDefault="00737CCE">
            <w:pPr>
              <w:spacing w:after="0" w:line="240" w:lineRule="auto"/>
              <w:jc w:val="both"/>
              <w:rPr>
                <w:rFonts w:eastAsia="Times New Roman" w:cs="Times New Roman"/>
                <w:color w:val="000000"/>
                <w:sz w:val="22"/>
              </w:rPr>
              <w:pPrChange w:id="123" w:author="cleofa kadeha" w:date="2018-01-08T10:32:00Z">
                <w:pPr>
                  <w:spacing w:after="0" w:line="240" w:lineRule="auto"/>
                  <w:jc w:val="center"/>
                </w:pPr>
              </w:pPrChange>
            </w:pPr>
            <w:r w:rsidRPr="00C2323A">
              <w:rPr>
                <w:rFonts w:eastAsia="Times New Roman" w:cs="Times New Roman"/>
                <w:color w:val="000000"/>
                <w:sz w:val="22"/>
              </w:rPr>
              <w:t>Headway (sec)</w:t>
            </w:r>
          </w:p>
        </w:tc>
        <w:tc>
          <w:tcPr>
            <w:tcW w:w="340" w:type="dxa"/>
            <w:tcBorders>
              <w:top w:val="nil"/>
              <w:left w:val="nil"/>
              <w:bottom w:val="nil"/>
              <w:right w:val="nil"/>
            </w:tcBorders>
            <w:shd w:val="clear" w:color="auto" w:fill="auto"/>
            <w:noWrap/>
            <w:vAlign w:val="center"/>
          </w:tcPr>
          <w:p w14:paraId="2DD457A1" w14:textId="77777777" w:rsidR="00737CCE" w:rsidRPr="00C2323A" w:rsidRDefault="00737CCE">
            <w:pPr>
              <w:spacing w:after="0" w:line="240" w:lineRule="auto"/>
              <w:jc w:val="both"/>
              <w:rPr>
                <w:rFonts w:eastAsia="Times New Roman" w:cs="Times New Roman"/>
                <w:color w:val="000000"/>
                <w:sz w:val="22"/>
              </w:rPr>
              <w:pPrChange w:id="124" w:author="cleofa kadeha" w:date="2018-01-08T10:32:00Z">
                <w:pPr>
                  <w:spacing w:after="0" w:line="240" w:lineRule="auto"/>
                  <w:jc w:val="center"/>
                </w:pPr>
              </w:pPrChange>
            </w:pPr>
          </w:p>
        </w:tc>
        <w:tc>
          <w:tcPr>
            <w:tcW w:w="8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328465" w14:textId="77777777" w:rsidR="00737CCE" w:rsidRPr="00C2323A" w:rsidRDefault="00737CCE">
            <w:pPr>
              <w:spacing w:after="0" w:line="240" w:lineRule="auto"/>
              <w:jc w:val="both"/>
              <w:rPr>
                <w:rFonts w:eastAsia="Times New Roman" w:cs="Times New Roman"/>
                <w:color w:val="000000"/>
                <w:sz w:val="22"/>
              </w:rPr>
              <w:pPrChange w:id="125" w:author="cleofa kadeha" w:date="2018-01-08T10:32:00Z">
                <w:pPr>
                  <w:spacing w:after="0" w:line="240" w:lineRule="auto"/>
                  <w:jc w:val="center"/>
                </w:pPr>
              </w:pPrChange>
            </w:pPr>
            <w:r w:rsidRPr="00C2323A">
              <w:rPr>
                <w:rFonts w:eastAsia="Times New Roman" w:cs="Times New Roman"/>
                <w:color w:val="000000"/>
                <w:sz w:val="22"/>
              </w:rPr>
              <w:t>Frame number</w:t>
            </w:r>
          </w:p>
        </w:tc>
        <w:tc>
          <w:tcPr>
            <w:tcW w:w="821" w:type="dxa"/>
            <w:tcBorders>
              <w:top w:val="single" w:sz="4" w:space="0" w:color="auto"/>
              <w:left w:val="nil"/>
              <w:bottom w:val="single" w:sz="4" w:space="0" w:color="auto"/>
              <w:right w:val="single" w:sz="4" w:space="0" w:color="auto"/>
            </w:tcBorders>
            <w:shd w:val="clear" w:color="auto" w:fill="auto"/>
            <w:noWrap/>
            <w:vAlign w:val="center"/>
          </w:tcPr>
          <w:p w14:paraId="1B0DE66B" w14:textId="77777777" w:rsidR="00737CCE" w:rsidRPr="00C2323A" w:rsidRDefault="00737CCE">
            <w:pPr>
              <w:spacing w:after="0" w:line="240" w:lineRule="auto"/>
              <w:jc w:val="both"/>
              <w:rPr>
                <w:rFonts w:eastAsia="Times New Roman" w:cs="Times New Roman"/>
                <w:color w:val="000000"/>
                <w:sz w:val="22"/>
              </w:rPr>
              <w:pPrChange w:id="126" w:author="cleofa kadeha" w:date="2018-01-08T10:32:00Z">
                <w:pPr>
                  <w:spacing w:after="0" w:line="240" w:lineRule="auto"/>
                  <w:jc w:val="center"/>
                </w:pPr>
              </w:pPrChange>
            </w:pPr>
            <w:r w:rsidRPr="00C2323A">
              <w:rPr>
                <w:rFonts w:eastAsia="Times New Roman" w:cs="Times New Roman"/>
                <w:color w:val="000000"/>
                <w:sz w:val="22"/>
              </w:rPr>
              <w:t>Time</w:t>
            </w:r>
            <w:r w:rsidR="00061C32">
              <w:rPr>
                <w:rFonts w:eastAsia="Times New Roman" w:cs="Times New Roman"/>
                <w:color w:val="000000"/>
                <w:sz w:val="22"/>
              </w:rPr>
              <w:t>stamp</w:t>
            </w:r>
            <w:r w:rsidRPr="00C2323A">
              <w:rPr>
                <w:rFonts w:eastAsia="Times New Roman" w:cs="Times New Roman"/>
                <w:color w:val="000000"/>
                <w:sz w:val="22"/>
              </w:rPr>
              <w:t xml:space="preserve"> (sec)</w:t>
            </w:r>
          </w:p>
        </w:tc>
        <w:tc>
          <w:tcPr>
            <w:tcW w:w="1047" w:type="dxa"/>
            <w:tcBorders>
              <w:top w:val="single" w:sz="4" w:space="0" w:color="auto"/>
              <w:left w:val="nil"/>
              <w:bottom w:val="single" w:sz="4" w:space="0" w:color="auto"/>
              <w:right w:val="single" w:sz="4" w:space="0" w:color="auto"/>
            </w:tcBorders>
            <w:shd w:val="clear" w:color="auto" w:fill="auto"/>
            <w:noWrap/>
            <w:vAlign w:val="center"/>
          </w:tcPr>
          <w:p w14:paraId="7F4D5489" w14:textId="77777777" w:rsidR="00737CCE" w:rsidRPr="00C2323A" w:rsidRDefault="00737CCE">
            <w:pPr>
              <w:spacing w:after="0" w:line="240" w:lineRule="auto"/>
              <w:jc w:val="both"/>
              <w:rPr>
                <w:rFonts w:eastAsia="Times New Roman" w:cs="Times New Roman"/>
                <w:color w:val="000000"/>
                <w:sz w:val="22"/>
              </w:rPr>
              <w:pPrChange w:id="127" w:author="cleofa kadeha" w:date="2018-01-08T10:32:00Z">
                <w:pPr>
                  <w:spacing w:after="0" w:line="240" w:lineRule="auto"/>
                  <w:jc w:val="center"/>
                </w:pPr>
              </w:pPrChange>
            </w:pPr>
            <w:r w:rsidRPr="00C2323A">
              <w:rPr>
                <w:rFonts w:eastAsia="Times New Roman" w:cs="Times New Roman"/>
                <w:color w:val="000000"/>
                <w:sz w:val="22"/>
              </w:rPr>
              <w:t>Headway (sec)</w:t>
            </w:r>
          </w:p>
        </w:tc>
        <w:tc>
          <w:tcPr>
            <w:tcW w:w="400" w:type="dxa"/>
            <w:tcBorders>
              <w:top w:val="nil"/>
              <w:left w:val="nil"/>
              <w:bottom w:val="nil"/>
              <w:right w:val="nil"/>
            </w:tcBorders>
            <w:shd w:val="clear" w:color="auto" w:fill="auto"/>
            <w:noWrap/>
            <w:vAlign w:val="center"/>
          </w:tcPr>
          <w:p w14:paraId="54B0F86A" w14:textId="77777777" w:rsidR="00737CCE" w:rsidRPr="00C2323A" w:rsidRDefault="00737CCE">
            <w:pPr>
              <w:spacing w:after="0" w:line="240" w:lineRule="auto"/>
              <w:jc w:val="both"/>
              <w:rPr>
                <w:rFonts w:eastAsia="Times New Roman" w:cs="Times New Roman"/>
                <w:color w:val="000000"/>
                <w:sz w:val="22"/>
              </w:rPr>
              <w:pPrChange w:id="128" w:author="cleofa kadeha" w:date="2018-01-08T10:32:00Z">
                <w:pPr>
                  <w:spacing w:after="0" w:line="240" w:lineRule="auto"/>
                  <w:jc w:val="center"/>
                </w:pPr>
              </w:pPrChange>
            </w:pPr>
          </w:p>
        </w:tc>
        <w:tc>
          <w:tcPr>
            <w:tcW w:w="7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36E309" w14:textId="77777777" w:rsidR="00737CCE" w:rsidRPr="00C2323A" w:rsidRDefault="00737CCE">
            <w:pPr>
              <w:spacing w:after="0" w:line="240" w:lineRule="auto"/>
              <w:jc w:val="both"/>
              <w:rPr>
                <w:rFonts w:eastAsia="Times New Roman" w:cs="Times New Roman"/>
                <w:color w:val="000000"/>
                <w:sz w:val="22"/>
              </w:rPr>
              <w:pPrChange w:id="129" w:author="cleofa kadeha" w:date="2018-01-08T10:32:00Z">
                <w:pPr>
                  <w:spacing w:after="0" w:line="240" w:lineRule="auto"/>
                  <w:jc w:val="center"/>
                </w:pPr>
              </w:pPrChange>
            </w:pPr>
            <w:r w:rsidRPr="00C2323A">
              <w:rPr>
                <w:rFonts w:eastAsia="Times New Roman" w:cs="Times New Roman"/>
                <w:color w:val="000000"/>
                <w:sz w:val="22"/>
              </w:rPr>
              <w:t>Time</w:t>
            </w:r>
            <w:r w:rsidR="00061C32">
              <w:rPr>
                <w:rFonts w:eastAsia="Times New Roman" w:cs="Times New Roman"/>
                <w:color w:val="000000"/>
                <w:sz w:val="22"/>
              </w:rPr>
              <w:t>stamp</w:t>
            </w:r>
            <w:r w:rsidRPr="00C2323A">
              <w:rPr>
                <w:rFonts w:eastAsia="Times New Roman" w:cs="Times New Roman"/>
                <w:color w:val="000000"/>
                <w:sz w:val="22"/>
              </w:rPr>
              <w:t xml:space="preserve"> (sec)</w:t>
            </w:r>
          </w:p>
        </w:tc>
        <w:tc>
          <w:tcPr>
            <w:tcW w:w="955" w:type="dxa"/>
            <w:tcBorders>
              <w:top w:val="single" w:sz="4" w:space="0" w:color="auto"/>
              <w:left w:val="nil"/>
              <w:bottom w:val="single" w:sz="4" w:space="0" w:color="auto"/>
              <w:right w:val="single" w:sz="4" w:space="0" w:color="auto"/>
            </w:tcBorders>
            <w:shd w:val="clear" w:color="auto" w:fill="auto"/>
            <w:noWrap/>
            <w:vAlign w:val="center"/>
          </w:tcPr>
          <w:p w14:paraId="68B092A7" w14:textId="77777777" w:rsidR="00737CCE" w:rsidRPr="00C2323A" w:rsidRDefault="00737CCE">
            <w:pPr>
              <w:spacing w:after="0" w:line="240" w:lineRule="auto"/>
              <w:jc w:val="both"/>
              <w:rPr>
                <w:rFonts w:eastAsia="Times New Roman" w:cs="Times New Roman"/>
                <w:color w:val="000000"/>
                <w:sz w:val="22"/>
              </w:rPr>
              <w:pPrChange w:id="130" w:author="cleofa kadeha" w:date="2018-01-08T10:32:00Z">
                <w:pPr>
                  <w:spacing w:after="0" w:line="240" w:lineRule="auto"/>
                  <w:jc w:val="center"/>
                </w:pPr>
              </w:pPrChange>
            </w:pPr>
            <w:r w:rsidRPr="00C2323A">
              <w:rPr>
                <w:rFonts w:eastAsia="Times New Roman" w:cs="Times New Roman"/>
                <w:color w:val="000000"/>
                <w:sz w:val="22"/>
              </w:rPr>
              <w:t>Headway (sec)</w:t>
            </w:r>
          </w:p>
        </w:tc>
      </w:tr>
      <w:tr w:rsidR="00737CCE" w:rsidRPr="00C2323A" w14:paraId="000393CC"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18ED5115" w14:textId="77777777" w:rsidR="00737CCE" w:rsidRPr="00C2323A" w:rsidRDefault="00737CCE">
            <w:pPr>
              <w:spacing w:after="0" w:line="240" w:lineRule="auto"/>
              <w:jc w:val="both"/>
              <w:rPr>
                <w:rFonts w:eastAsia="Times New Roman" w:cs="Times New Roman"/>
                <w:color w:val="000000"/>
                <w:sz w:val="22"/>
              </w:rPr>
              <w:pPrChange w:id="131" w:author="cleofa kadeha" w:date="2018-01-08T10:32:00Z">
                <w:pPr>
                  <w:spacing w:after="0" w:line="240" w:lineRule="auto"/>
                  <w:jc w:val="right"/>
                </w:pPr>
              </w:pPrChange>
            </w:pPr>
            <w:r w:rsidRPr="00C2323A">
              <w:rPr>
                <w:rFonts w:eastAsia="Times New Roman" w:cs="Times New Roman"/>
                <w:color w:val="000000"/>
                <w:sz w:val="22"/>
              </w:rPr>
              <w:t>177</w:t>
            </w:r>
          </w:p>
        </w:tc>
        <w:tc>
          <w:tcPr>
            <w:tcW w:w="821" w:type="dxa"/>
            <w:tcBorders>
              <w:top w:val="nil"/>
              <w:left w:val="nil"/>
              <w:bottom w:val="single" w:sz="4" w:space="0" w:color="auto"/>
              <w:right w:val="single" w:sz="4" w:space="0" w:color="auto"/>
            </w:tcBorders>
            <w:shd w:val="clear" w:color="auto" w:fill="auto"/>
            <w:noWrap/>
            <w:vAlign w:val="bottom"/>
            <w:hideMark/>
          </w:tcPr>
          <w:p w14:paraId="634C5EAE" w14:textId="77777777" w:rsidR="00737CCE" w:rsidRPr="00C2323A" w:rsidRDefault="00737CCE">
            <w:pPr>
              <w:spacing w:after="0" w:line="240" w:lineRule="auto"/>
              <w:jc w:val="both"/>
              <w:rPr>
                <w:rFonts w:eastAsia="Times New Roman" w:cs="Times New Roman"/>
                <w:color w:val="000000"/>
                <w:sz w:val="22"/>
              </w:rPr>
              <w:pPrChange w:id="132" w:author="cleofa kadeha" w:date="2018-01-08T10:32:00Z">
                <w:pPr>
                  <w:spacing w:after="0" w:line="240" w:lineRule="auto"/>
                  <w:jc w:val="right"/>
                </w:pPr>
              </w:pPrChange>
            </w:pPr>
            <w:r w:rsidRPr="00C2323A">
              <w:rPr>
                <w:rFonts w:eastAsia="Times New Roman" w:cs="Times New Roman"/>
                <w:color w:val="000000"/>
                <w:sz w:val="22"/>
              </w:rPr>
              <w:t>5.900</w:t>
            </w:r>
          </w:p>
        </w:tc>
        <w:tc>
          <w:tcPr>
            <w:tcW w:w="1047" w:type="dxa"/>
            <w:tcBorders>
              <w:top w:val="nil"/>
              <w:left w:val="nil"/>
              <w:bottom w:val="single" w:sz="4" w:space="0" w:color="auto"/>
              <w:right w:val="single" w:sz="4" w:space="0" w:color="auto"/>
            </w:tcBorders>
            <w:shd w:val="clear" w:color="auto" w:fill="auto"/>
            <w:noWrap/>
            <w:vAlign w:val="bottom"/>
            <w:hideMark/>
          </w:tcPr>
          <w:p w14:paraId="03D92111" w14:textId="77777777" w:rsidR="00737CCE" w:rsidRPr="00C2323A" w:rsidRDefault="00737CCE">
            <w:pPr>
              <w:spacing w:after="0" w:line="240" w:lineRule="auto"/>
              <w:jc w:val="both"/>
              <w:rPr>
                <w:rFonts w:eastAsia="Times New Roman" w:cs="Times New Roman"/>
                <w:color w:val="000000"/>
                <w:sz w:val="22"/>
              </w:rPr>
              <w:pPrChange w:id="133" w:author="cleofa kadeha" w:date="2018-01-08T10:32:00Z">
                <w:pPr>
                  <w:spacing w:after="0" w:line="240" w:lineRule="auto"/>
                </w:pPr>
              </w:pPrChange>
            </w:pPr>
            <w:r w:rsidRPr="00C2323A">
              <w:rPr>
                <w:rFonts w:eastAsia="Times New Roman" w:cs="Times New Roman"/>
                <w:color w:val="000000"/>
                <w:sz w:val="22"/>
              </w:rPr>
              <w:t> </w:t>
            </w:r>
          </w:p>
        </w:tc>
        <w:tc>
          <w:tcPr>
            <w:tcW w:w="340" w:type="dxa"/>
            <w:tcBorders>
              <w:top w:val="nil"/>
              <w:left w:val="nil"/>
              <w:bottom w:val="nil"/>
              <w:right w:val="nil"/>
            </w:tcBorders>
            <w:shd w:val="clear" w:color="auto" w:fill="auto"/>
            <w:noWrap/>
            <w:vAlign w:val="bottom"/>
            <w:hideMark/>
          </w:tcPr>
          <w:p w14:paraId="3BD63336" w14:textId="77777777" w:rsidR="00737CCE" w:rsidRPr="00C2323A" w:rsidRDefault="00737CCE">
            <w:pPr>
              <w:spacing w:after="0" w:line="240" w:lineRule="auto"/>
              <w:jc w:val="both"/>
              <w:rPr>
                <w:rFonts w:eastAsia="Times New Roman" w:cs="Times New Roman"/>
                <w:color w:val="000000"/>
                <w:sz w:val="22"/>
              </w:rPr>
              <w:pPrChange w:id="134" w:author="cleofa kadeha" w:date="2018-01-08T10:32:00Z">
                <w:pPr>
                  <w:spacing w:after="0" w:line="240" w:lineRule="auto"/>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237774A3" w14:textId="77777777" w:rsidR="00737CCE" w:rsidRPr="00C2323A" w:rsidRDefault="00737CCE">
            <w:pPr>
              <w:spacing w:after="0" w:line="240" w:lineRule="auto"/>
              <w:jc w:val="both"/>
              <w:rPr>
                <w:rFonts w:eastAsia="Times New Roman" w:cs="Times New Roman"/>
                <w:color w:val="000000"/>
                <w:sz w:val="22"/>
              </w:rPr>
              <w:pPrChange w:id="135" w:author="cleofa kadeha" w:date="2018-01-08T10:32:00Z">
                <w:pPr>
                  <w:spacing w:after="0" w:line="240" w:lineRule="auto"/>
                  <w:jc w:val="right"/>
                </w:pPr>
              </w:pPrChange>
            </w:pPr>
            <w:r w:rsidRPr="00C2323A">
              <w:rPr>
                <w:rFonts w:eastAsia="Times New Roman" w:cs="Times New Roman"/>
                <w:color w:val="000000"/>
                <w:sz w:val="22"/>
              </w:rPr>
              <w:t>27</w:t>
            </w:r>
          </w:p>
        </w:tc>
        <w:tc>
          <w:tcPr>
            <w:tcW w:w="821" w:type="dxa"/>
            <w:tcBorders>
              <w:top w:val="nil"/>
              <w:left w:val="nil"/>
              <w:bottom w:val="single" w:sz="4" w:space="0" w:color="auto"/>
              <w:right w:val="single" w:sz="4" w:space="0" w:color="auto"/>
            </w:tcBorders>
            <w:shd w:val="clear" w:color="auto" w:fill="auto"/>
            <w:noWrap/>
            <w:vAlign w:val="bottom"/>
            <w:hideMark/>
          </w:tcPr>
          <w:p w14:paraId="38C258C6" w14:textId="77777777" w:rsidR="00737CCE" w:rsidRPr="00C2323A" w:rsidRDefault="00737CCE">
            <w:pPr>
              <w:spacing w:after="0" w:line="240" w:lineRule="auto"/>
              <w:jc w:val="both"/>
              <w:rPr>
                <w:rFonts w:eastAsia="Times New Roman" w:cs="Times New Roman"/>
                <w:color w:val="000000"/>
                <w:sz w:val="22"/>
              </w:rPr>
              <w:pPrChange w:id="136" w:author="cleofa kadeha" w:date="2018-01-08T10:32:00Z">
                <w:pPr>
                  <w:spacing w:after="0" w:line="240" w:lineRule="auto"/>
                  <w:jc w:val="right"/>
                </w:pPr>
              </w:pPrChange>
            </w:pPr>
            <w:r w:rsidRPr="00C2323A">
              <w:rPr>
                <w:rFonts w:eastAsia="Times New Roman" w:cs="Times New Roman"/>
                <w:color w:val="000000"/>
                <w:sz w:val="22"/>
              </w:rPr>
              <w:t>0.900</w:t>
            </w:r>
          </w:p>
        </w:tc>
        <w:tc>
          <w:tcPr>
            <w:tcW w:w="1047" w:type="dxa"/>
            <w:tcBorders>
              <w:top w:val="nil"/>
              <w:left w:val="nil"/>
              <w:bottom w:val="single" w:sz="4" w:space="0" w:color="auto"/>
              <w:right w:val="single" w:sz="4" w:space="0" w:color="auto"/>
            </w:tcBorders>
            <w:shd w:val="clear" w:color="auto" w:fill="auto"/>
            <w:noWrap/>
            <w:vAlign w:val="bottom"/>
            <w:hideMark/>
          </w:tcPr>
          <w:p w14:paraId="12D46951" w14:textId="77777777" w:rsidR="00737CCE" w:rsidRPr="00C2323A" w:rsidRDefault="00737CCE">
            <w:pPr>
              <w:spacing w:after="0" w:line="240" w:lineRule="auto"/>
              <w:jc w:val="both"/>
              <w:rPr>
                <w:rFonts w:eastAsia="Times New Roman" w:cs="Times New Roman"/>
                <w:color w:val="000000"/>
                <w:sz w:val="22"/>
              </w:rPr>
              <w:pPrChange w:id="137" w:author="cleofa kadeha" w:date="2018-01-08T10:32:00Z">
                <w:pPr>
                  <w:spacing w:after="0" w:line="240" w:lineRule="auto"/>
                </w:pPr>
              </w:pPrChange>
            </w:pPr>
            <w:r w:rsidRPr="00C2323A">
              <w:rPr>
                <w:rFonts w:eastAsia="Times New Roman" w:cs="Times New Roman"/>
                <w:color w:val="000000"/>
                <w:sz w:val="22"/>
              </w:rPr>
              <w:t> </w:t>
            </w:r>
          </w:p>
        </w:tc>
        <w:tc>
          <w:tcPr>
            <w:tcW w:w="400" w:type="dxa"/>
            <w:tcBorders>
              <w:top w:val="nil"/>
              <w:left w:val="nil"/>
              <w:bottom w:val="nil"/>
              <w:right w:val="nil"/>
            </w:tcBorders>
            <w:shd w:val="clear" w:color="auto" w:fill="auto"/>
            <w:noWrap/>
            <w:vAlign w:val="bottom"/>
            <w:hideMark/>
          </w:tcPr>
          <w:p w14:paraId="79D9038A" w14:textId="77777777" w:rsidR="00737CCE" w:rsidRPr="00C2323A" w:rsidRDefault="00737CCE">
            <w:pPr>
              <w:spacing w:after="0" w:line="240" w:lineRule="auto"/>
              <w:jc w:val="both"/>
              <w:rPr>
                <w:rFonts w:eastAsia="Times New Roman" w:cs="Times New Roman"/>
                <w:color w:val="000000"/>
                <w:sz w:val="22"/>
              </w:rPr>
              <w:pPrChange w:id="138" w:author="cleofa kadeha" w:date="2018-01-08T10:32:00Z">
                <w:pPr>
                  <w:spacing w:after="0" w:line="240" w:lineRule="auto"/>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1569D167" w14:textId="77777777" w:rsidR="00737CCE" w:rsidRPr="00C2323A" w:rsidRDefault="00737CCE">
            <w:pPr>
              <w:spacing w:after="0" w:line="240" w:lineRule="auto"/>
              <w:jc w:val="both"/>
              <w:rPr>
                <w:rFonts w:eastAsia="Times New Roman" w:cs="Times New Roman"/>
                <w:color w:val="000000"/>
                <w:sz w:val="22"/>
              </w:rPr>
              <w:pPrChange w:id="139" w:author="cleofa kadeha" w:date="2018-01-08T10:32:00Z">
                <w:pPr>
                  <w:spacing w:after="0" w:line="240" w:lineRule="auto"/>
                  <w:jc w:val="right"/>
                </w:pPr>
              </w:pPrChange>
            </w:pPr>
            <w:r w:rsidRPr="00C2323A">
              <w:rPr>
                <w:rFonts w:eastAsia="Times New Roman" w:cs="Times New Roman"/>
                <w:color w:val="000000"/>
                <w:sz w:val="22"/>
              </w:rPr>
              <w:t>0.76</w:t>
            </w:r>
          </w:p>
        </w:tc>
        <w:tc>
          <w:tcPr>
            <w:tcW w:w="955" w:type="dxa"/>
            <w:tcBorders>
              <w:top w:val="nil"/>
              <w:left w:val="nil"/>
              <w:bottom w:val="single" w:sz="4" w:space="0" w:color="auto"/>
              <w:right w:val="single" w:sz="4" w:space="0" w:color="auto"/>
            </w:tcBorders>
            <w:shd w:val="clear" w:color="auto" w:fill="auto"/>
            <w:noWrap/>
            <w:vAlign w:val="bottom"/>
            <w:hideMark/>
          </w:tcPr>
          <w:p w14:paraId="17931118" w14:textId="77777777" w:rsidR="00737CCE" w:rsidRPr="00C2323A" w:rsidRDefault="00737CCE">
            <w:pPr>
              <w:spacing w:after="0" w:line="240" w:lineRule="auto"/>
              <w:jc w:val="both"/>
              <w:rPr>
                <w:rFonts w:eastAsia="Times New Roman" w:cs="Times New Roman"/>
                <w:color w:val="000000"/>
                <w:sz w:val="22"/>
              </w:rPr>
              <w:pPrChange w:id="140" w:author="cleofa kadeha" w:date="2018-01-08T10:32:00Z">
                <w:pPr>
                  <w:spacing w:after="0" w:line="240" w:lineRule="auto"/>
                </w:pPr>
              </w:pPrChange>
            </w:pPr>
            <w:r w:rsidRPr="00C2323A">
              <w:rPr>
                <w:rFonts w:eastAsia="Times New Roman" w:cs="Times New Roman"/>
                <w:color w:val="000000"/>
                <w:sz w:val="22"/>
              </w:rPr>
              <w:t> </w:t>
            </w:r>
          </w:p>
        </w:tc>
      </w:tr>
      <w:tr w:rsidR="00737CCE" w:rsidRPr="00C2323A" w14:paraId="2BD74F73"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2449B6ED" w14:textId="77777777" w:rsidR="00737CCE" w:rsidRPr="00C2323A" w:rsidRDefault="00737CCE">
            <w:pPr>
              <w:spacing w:after="0" w:line="240" w:lineRule="auto"/>
              <w:jc w:val="both"/>
              <w:rPr>
                <w:rFonts w:eastAsia="Times New Roman" w:cs="Times New Roman"/>
                <w:color w:val="000000"/>
                <w:sz w:val="22"/>
              </w:rPr>
              <w:pPrChange w:id="141" w:author="cleofa kadeha" w:date="2018-01-08T10:32:00Z">
                <w:pPr>
                  <w:spacing w:after="0" w:line="240" w:lineRule="auto"/>
                  <w:jc w:val="right"/>
                </w:pPr>
              </w:pPrChange>
            </w:pPr>
            <w:r w:rsidRPr="00C2323A">
              <w:rPr>
                <w:rFonts w:eastAsia="Times New Roman" w:cs="Times New Roman"/>
                <w:color w:val="000000"/>
                <w:sz w:val="22"/>
              </w:rPr>
              <w:t>260</w:t>
            </w:r>
          </w:p>
        </w:tc>
        <w:tc>
          <w:tcPr>
            <w:tcW w:w="821" w:type="dxa"/>
            <w:tcBorders>
              <w:top w:val="nil"/>
              <w:left w:val="nil"/>
              <w:bottom w:val="single" w:sz="4" w:space="0" w:color="auto"/>
              <w:right w:val="single" w:sz="4" w:space="0" w:color="auto"/>
            </w:tcBorders>
            <w:shd w:val="clear" w:color="auto" w:fill="auto"/>
            <w:noWrap/>
            <w:vAlign w:val="bottom"/>
            <w:hideMark/>
          </w:tcPr>
          <w:p w14:paraId="3AFB7652" w14:textId="77777777" w:rsidR="00737CCE" w:rsidRPr="00C2323A" w:rsidRDefault="00737CCE">
            <w:pPr>
              <w:spacing w:after="0" w:line="240" w:lineRule="auto"/>
              <w:jc w:val="both"/>
              <w:rPr>
                <w:rFonts w:eastAsia="Times New Roman" w:cs="Times New Roman"/>
                <w:color w:val="000000"/>
                <w:sz w:val="22"/>
              </w:rPr>
              <w:pPrChange w:id="142" w:author="cleofa kadeha" w:date="2018-01-08T10:32:00Z">
                <w:pPr>
                  <w:spacing w:after="0" w:line="240" w:lineRule="auto"/>
                  <w:jc w:val="right"/>
                </w:pPr>
              </w:pPrChange>
            </w:pPr>
            <w:r w:rsidRPr="00C2323A">
              <w:rPr>
                <w:rFonts w:eastAsia="Times New Roman" w:cs="Times New Roman"/>
                <w:color w:val="000000"/>
                <w:sz w:val="22"/>
              </w:rPr>
              <w:t>8.667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5BF6EF62" w14:textId="77777777" w:rsidR="00737CCE" w:rsidRPr="00C2323A" w:rsidRDefault="00737CCE">
            <w:pPr>
              <w:spacing w:after="0" w:line="240" w:lineRule="auto"/>
              <w:jc w:val="both"/>
              <w:rPr>
                <w:rFonts w:eastAsia="Times New Roman" w:cs="Times New Roman"/>
                <w:color w:val="000000"/>
                <w:sz w:val="22"/>
              </w:rPr>
              <w:pPrChange w:id="143" w:author="cleofa kadeha" w:date="2018-01-08T10:32:00Z">
                <w:pPr>
                  <w:spacing w:after="0" w:line="240" w:lineRule="auto"/>
                  <w:jc w:val="right"/>
                </w:pPr>
              </w:pPrChange>
            </w:pPr>
            <w:r w:rsidRPr="00C2323A">
              <w:rPr>
                <w:rFonts w:eastAsia="Times New Roman" w:cs="Times New Roman"/>
                <w:color w:val="000000"/>
                <w:sz w:val="22"/>
              </w:rPr>
              <w:t>2.767</w:t>
            </w:r>
          </w:p>
        </w:tc>
        <w:tc>
          <w:tcPr>
            <w:tcW w:w="340" w:type="dxa"/>
            <w:tcBorders>
              <w:top w:val="nil"/>
              <w:left w:val="nil"/>
              <w:bottom w:val="nil"/>
              <w:right w:val="nil"/>
            </w:tcBorders>
            <w:shd w:val="clear" w:color="auto" w:fill="auto"/>
            <w:noWrap/>
            <w:vAlign w:val="bottom"/>
            <w:hideMark/>
          </w:tcPr>
          <w:p w14:paraId="2B4A5E9D" w14:textId="77777777" w:rsidR="00737CCE" w:rsidRPr="00C2323A" w:rsidRDefault="00737CCE">
            <w:pPr>
              <w:spacing w:after="0" w:line="240" w:lineRule="auto"/>
              <w:jc w:val="both"/>
              <w:rPr>
                <w:rFonts w:eastAsia="Times New Roman" w:cs="Times New Roman"/>
                <w:color w:val="000000"/>
                <w:sz w:val="22"/>
              </w:rPr>
              <w:pPrChange w:id="14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5F1C88F8" w14:textId="77777777" w:rsidR="00737CCE" w:rsidRPr="00C2323A" w:rsidRDefault="00737CCE">
            <w:pPr>
              <w:spacing w:after="0" w:line="240" w:lineRule="auto"/>
              <w:jc w:val="both"/>
              <w:rPr>
                <w:rFonts w:eastAsia="Times New Roman" w:cs="Times New Roman"/>
                <w:color w:val="000000"/>
                <w:sz w:val="22"/>
              </w:rPr>
              <w:pPrChange w:id="145" w:author="cleofa kadeha" w:date="2018-01-08T10:32:00Z">
                <w:pPr>
                  <w:spacing w:after="0" w:line="240" w:lineRule="auto"/>
                  <w:jc w:val="right"/>
                </w:pPr>
              </w:pPrChange>
            </w:pPr>
            <w:r w:rsidRPr="00C2323A">
              <w:rPr>
                <w:rFonts w:eastAsia="Times New Roman" w:cs="Times New Roman"/>
                <w:color w:val="000000"/>
                <w:sz w:val="22"/>
              </w:rPr>
              <w:t>176</w:t>
            </w:r>
          </w:p>
        </w:tc>
        <w:tc>
          <w:tcPr>
            <w:tcW w:w="821" w:type="dxa"/>
            <w:tcBorders>
              <w:top w:val="nil"/>
              <w:left w:val="nil"/>
              <w:bottom w:val="single" w:sz="4" w:space="0" w:color="auto"/>
              <w:right w:val="single" w:sz="4" w:space="0" w:color="auto"/>
            </w:tcBorders>
            <w:shd w:val="clear" w:color="auto" w:fill="auto"/>
            <w:noWrap/>
            <w:vAlign w:val="bottom"/>
            <w:hideMark/>
          </w:tcPr>
          <w:p w14:paraId="64BF8D6C" w14:textId="77777777" w:rsidR="00737CCE" w:rsidRPr="00C2323A" w:rsidRDefault="00737CCE">
            <w:pPr>
              <w:spacing w:after="0" w:line="240" w:lineRule="auto"/>
              <w:jc w:val="both"/>
              <w:rPr>
                <w:rFonts w:eastAsia="Times New Roman" w:cs="Times New Roman"/>
                <w:color w:val="000000"/>
                <w:sz w:val="22"/>
              </w:rPr>
              <w:pPrChange w:id="146" w:author="cleofa kadeha" w:date="2018-01-08T10:32:00Z">
                <w:pPr>
                  <w:spacing w:after="0" w:line="240" w:lineRule="auto"/>
                  <w:jc w:val="right"/>
                </w:pPr>
              </w:pPrChange>
            </w:pPr>
            <w:r w:rsidRPr="00C2323A">
              <w:rPr>
                <w:rFonts w:eastAsia="Times New Roman" w:cs="Times New Roman"/>
                <w:color w:val="000000"/>
                <w:sz w:val="22"/>
              </w:rPr>
              <w:t>5.867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23A167B0" w14:textId="77777777" w:rsidR="00737CCE" w:rsidRPr="00C2323A" w:rsidRDefault="00737CCE">
            <w:pPr>
              <w:spacing w:after="0" w:line="240" w:lineRule="auto"/>
              <w:jc w:val="both"/>
              <w:rPr>
                <w:rFonts w:eastAsia="Times New Roman" w:cs="Times New Roman"/>
                <w:color w:val="000000"/>
                <w:sz w:val="22"/>
              </w:rPr>
              <w:pPrChange w:id="147" w:author="cleofa kadeha" w:date="2018-01-08T10:32:00Z">
                <w:pPr>
                  <w:spacing w:after="0" w:line="240" w:lineRule="auto"/>
                  <w:jc w:val="right"/>
                </w:pPr>
              </w:pPrChange>
            </w:pPr>
            <w:r w:rsidRPr="00C2323A">
              <w:rPr>
                <w:rFonts w:eastAsia="Times New Roman" w:cs="Times New Roman"/>
                <w:color w:val="000000"/>
                <w:sz w:val="22"/>
              </w:rPr>
              <w:t>4.967</w:t>
            </w:r>
          </w:p>
        </w:tc>
        <w:tc>
          <w:tcPr>
            <w:tcW w:w="400" w:type="dxa"/>
            <w:tcBorders>
              <w:top w:val="nil"/>
              <w:left w:val="nil"/>
              <w:bottom w:val="nil"/>
              <w:right w:val="nil"/>
            </w:tcBorders>
            <w:shd w:val="clear" w:color="auto" w:fill="auto"/>
            <w:noWrap/>
            <w:vAlign w:val="bottom"/>
            <w:hideMark/>
          </w:tcPr>
          <w:p w14:paraId="0213A3A8" w14:textId="77777777" w:rsidR="00737CCE" w:rsidRPr="00C2323A" w:rsidRDefault="00737CCE">
            <w:pPr>
              <w:spacing w:after="0" w:line="240" w:lineRule="auto"/>
              <w:jc w:val="both"/>
              <w:rPr>
                <w:rFonts w:eastAsia="Times New Roman" w:cs="Times New Roman"/>
                <w:color w:val="000000"/>
                <w:sz w:val="22"/>
              </w:rPr>
              <w:pPrChange w:id="14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467A19E8" w14:textId="77777777" w:rsidR="00737CCE" w:rsidRPr="00C2323A" w:rsidRDefault="00737CCE">
            <w:pPr>
              <w:spacing w:after="0" w:line="240" w:lineRule="auto"/>
              <w:jc w:val="both"/>
              <w:rPr>
                <w:rFonts w:eastAsia="Times New Roman" w:cs="Times New Roman"/>
                <w:color w:val="000000"/>
                <w:sz w:val="22"/>
              </w:rPr>
              <w:pPrChange w:id="149" w:author="cleofa kadeha" w:date="2018-01-08T10:32:00Z">
                <w:pPr>
                  <w:spacing w:after="0" w:line="240" w:lineRule="auto"/>
                  <w:jc w:val="right"/>
                </w:pPr>
              </w:pPrChange>
            </w:pPr>
            <w:r w:rsidRPr="00C2323A">
              <w:rPr>
                <w:rFonts w:eastAsia="Times New Roman" w:cs="Times New Roman"/>
                <w:color w:val="000000"/>
                <w:sz w:val="22"/>
              </w:rPr>
              <w:t>5.81</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5540A3C3" w14:textId="77777777" w:rsidR="00737CCE" w:rsidRPr="00C2323A" w:rsidRDefault="00737CCE">
            <w:pPr>
              <w:spacing w:after="0" w:line="240" w:lineRule="auto"/>
              <w:jc w:val="both"/>
              <w:rPr>
                <w:rFonts w:eastAsia="Times New Roman" w:cs="Times New Roman"/>
                <w:color w:val="000000"/>
                <w:sz w:val="22"/>
              </w:rPr>
              <w:pPrChange w:id="150" w:author="cleofa kadeha" w:date="2018-01-08T10:32:00Z">
                <w:pPr>
                  <w:spacing w:after="0" w:line="240" w:lineRule="auto"/>
                  <w:jc w:val="right"/>
                </w:pPr>
              </w:pPrChange>
            </w:pPr>
            <w:r w:rsidRPr="00C2323A">
              <w:rPr>
                <w:rFonts w:eastAsia="Times New Roman" w:cs="Times New Roman"/>
                <w:color w:val="000000"/>
                <w:sz w:val="22"/>
              </w:rPr>
              <w:t>5.05</w:t>
            </w:r>
          </w:p>
        </w:tc>
      </w:tr>
      <w:tr w:rsidR="00737CCE" w:rsidRPr="00C2323A" w14:paraId="09D00487"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7E0FBFEC" w14:textId="77777777" w:rsidR="00737CCE" w:rsidRPr="00C2323A" w:rsidRDefault="00737CCE">
            <w:pPr>
              <w:spacing w:after="0" w:line="240" w:lineRule="auto"/>
              <w:jc w:val="both"/>
              <w:rPr>
                <w:rFonts w:eastAsia="Times New Roman" w:cs="Times New Roman"/>
                <w:color w:val="000000"/>
                <w:sz w:val="22"/>
              </w:rPr>
              <w:pPrChange w:id="151" w:author="cleofa kadeha" w:date="2018-01-08T10:32:00Z">
                <w:pPr>
                  <w:spacing w:after="0" w:line="240" w:lineRule="auto"/>
                  <w:jc w:val="right"/>
                </w:pPr>
              </w:pPrChange>
            </w:pPr>
            <w:r w:rsidRPr="00C2323A">
              <w:rPr>
                <w:rFonts w:eastAsia="Times New Roman" w:cs="Times New Roman"/>
                <w:color w:val="000000"/>
                <w:sz w:val="22"/>
              </w:rPr>
              <w:t>323</w:t>
            </w:r>
          </w:p>
        </w:tc>
        <w:tc>
          <w:tcPr>
            <w:tcW w:w="821" w:type="dxa"/>
            <w:tcBorders>
              <w:top w:val="nil"/>
              <w:left w:val="nil"/>
              <w:bottom w:val="single" w:sz="4" w:space="0" w:color="auto"/>
              <w:right w:val="single" w:sz="4" w:space="0" w:color="auto"/>
            </w:tcBorders>
            <w:shd w:val="clear" w:color="auto" w:fill="auto"/>
            <w:noWrap/>
            <w:vAlign w:val="bottom"/>
            <w:hideMark/>
          </w:tcPr>
          <w:p w14:paraId="3D42B613" w14:textId="77777777" w:rsidR="00737CCE" w:rsidRPr="00C2323A" w:rsidRDefault="00737CCE">
            <w:pPr>
              <w:spacing w:after="0" w:line="240" w:lineRule="auto"/>
              <w:jc w:val="both"/>
              <w:rPr>
                <w:rFonts w:eastAsia="Times New Roman" w:cs="Times New Roman"/>
                <w:color w:val="000000"/>
                <w:sz w:val="22"/>
              </w:rPr>
              <w:pPrChange w:id="152" w:author="cleofa kadeha" w:date="2018-01-08T10:32:00Z">
                <w:pPr>
                  <w:spacing w:after="0" w:line="240" w:lineRule="auto"/>
                  <w:jc w:val="right"/>
                </w:pPr>
              </w:pPrChange>
            </w:pPr>
            <w:r w:rsidRPr="00C2323A">
              <w:rPr>
                <w:rFonts w:eastAsia="Times New Roman" w:cs="Times New Roman"/>
                <w:color w:val="000000"/>
                <w:sz w:val="22"/>
              </w:rPr>
              <w:t>10.767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434FBBC3" w14:textId="77777777" w:rsidR="00737CCE" w:rsidRPr="00C2323A" w:rsidRDefault="00737CCE">
            <w:pPr>
              <w:spacing w:after="0" w:line="240" w:lineRule="auto"/>
              <w:jc w:val="both"/>
              <w:rPr>
                <w:rFonts w:eastAsia="Times New Roman" w:cs="Times New Roman"/>
                <w:color w:val="000000"/>
                <w:sz w:val="22"/>
              </w:rPr>
              <w:pPrChange w:id="153" w:author="cleofa kadeha" w:date="2018-01-08T10:32:00Z">
                <w:pPr>
                  <w:spacing w:after="0" w:line="240" w:lineRule="auto"/>
                  <w:jc w:val="right"/>
                </w:pPr>
              </w:pPrChange>
            </w:pPr>
            <w:r w:rsidRPr="00C2323A">
              <w:rPr>
                <w:rFonts w:eastAsia="Times New Roman" w:cs="Times New Roman"/>
                <w:color w:val="000000"/>
                <w:sz w:val="22"/>
              </w:rPr>
              <w:t>2.100</w:t>
            </w:r>
          </w:p>
        </w:tc>
        <w:tc>
          <w:tcPr>
            <w:tcW w:w="340" w:type="dxa"/>
            <w:tcBorders>
              <w:top w:val="nil"/>
              <w:left w:val="nil"/>
              <w:bottom w:val="nil"/>
              <w:right w:val="nil"/>
            </w:tcBorders>
            <w:shd w:val="clear" w:color="auto" w:fill="auto"/>
            <w:noWrap/>
            <w:vAlign w:val="bottom"/>
            <w:hideMark/>
          </w:tcPr>
          <w:p w14:paraId="64E2FEE8" w14:textId="77777777" w:rsidR="00737CCE" w:rsidRPr="00C2323A" w:rsidRDefault="00737CCE">
            <w:pPr>
              <w:spacing w:after="0" w:line="240" w:lineRule="auto"/>
              <w:jc w:val="both"/>
              <w:rPr>
                <w:rFonts w:eastAsia="Times New Roman" w:cs="Times New Roman"/>
                <w:color w:val="000000"/>
                <w:sz w:val="22"/>
              </w:rPr>
              <w:pPrChange w:id="15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7359E6AA" w14:textId="77777777" w:rsidR="00737CCE" w:rsidRPr="00C2323A" w:rsidRDefault="00737CCE">
            <w:pPr>
              <w:spacing w:after="0" w:line="240" w:lineRule="auto"/>
              <w:jc w:val="both"/>
              <w:rPr>
                <w:rFonts w:eastAsia="Times New Roman" w:cs="Times New Roman"/>
                <w:color w:val="000000"/>
                <w:sz w:val="22"/>
              </w:rPr>
              <w:pPrChange w:id="155" w:author="cleofa kadeha" w:date="2018-01-08T10:32:00Z">
                <w:pPr>
                  <w:spacing w:after="0" w:line="240" w:lineRule="auto"/>
                  <w:jc w:val="right"/>
                </w:pPr>
              </w:pPrChange>
            </w:pPr>
            <w:r w:rsidRPr="00C2323A">
              <w:rPr>
                <w:rFonts w:eastAsia="Times New Roman" w:cs="Times New Roman"/>
                <w:color w:val="000000"/>
                <w:sz w:val="22"/>
              </w:rPr>
              <w:t>259</w:t>
            </w:r>
          </w:p>
        </w:tc>
        <w:tc>
          <w:tcPr>
            <w:tcW w:w="821" w:type="dxa"/>
            <w:tcBorders>
              <w:top w:val="nil"/>
              <w:left w:val="nil"/>
              <w:bottom w:val="single" w:sz="4" w:space="0" w:color="auto"/>
              <w:right w:val="single" w:sz="4" w:space="0" w:color="auto"/>
            </w:tcBorders>
            <w:shd w:val="clear" w:color="auto" w:fill="auto"/>
            <w:noWrap/>
            <w:vAlign w:val="bottom"/>
            <w:hideMark/>
          </w:tcPr>
          <w:p w14:paraId="5AF30689" w14:textId="77777777" w:rsidR="00737CCE" w:rsidRPr="00C2323A" w:rsidRDefault="00737CCE">
            <w:pPr>
              <w:spacing w:after="0" w:line="240" w:lineRule="auto"/>
              <w:jc w:val="both"/>
              <w:rPr>
                <w:rFonts w:eastAsia="Times New Roman" w:cs="Times New Roman"/>
                <w:color w:val="000000"/>
                <w:sz w:val="22"/>
              </w:rPr>
              <w:pPrChange w:id="156" w:author="cleofa kadeha" w:date="2018-01-08T10:32:00Z">
                <w:pPr>
                  <w:spacing w:after="0" w:line="240" w:lineRule="auto"/>
                  <w:jc w:val="right"/>
                </w:pPr>
              </w:pPrChange>
            </w:pPr>
            <w:r w:rsidRPr="00C2323A">
              <w:rPr>
                <w:rFonts w:eastAsia="Times New Roman" w:cs="Times New Roman"/>
                <w:color w:val="000000"/>
                <w:sz w:val="22"/>
              </w:rPr>
              <w:t>8.633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384E9C7F" w14:textId="77777777" w:rsidR="00737CCE" w:rsidRPr="00C2323A" w:rsidRDefault="00737CCE">
            <w:pPr>
              <w:spacing w:after="0" w:line="240" w:lineRule="auto"/>
              <w:jc w:val="both"/>
              <w:rPr>
                <w:rFonts w:eastAsia="Times New Roman" w:cs="Times New Roman"/>
                <w:color w:val="000000"/>
                <w:sz w:val="22"/>
              </w:rPr>
              <w:pPrChange w:id="157" w:author="cleofa kadeha" w:date="2018-01-08T10:32:00Z">
                <w:pPr>
                  <w:spacing w:after="0" w:line="240" w:lineRule="auto"/>
                  <w:jc w:val="right"/>
                </w:pPr>
              </w:pPrChange>
            </w:pPr>
            <w:r w:rsidRPr="00C2323A">
              <w:rPr>
                <w:rFonts w:eastAsia="Times New Roman" w:cs="Times New Roman"/>
                <w:color w:val="000000"/>
                <w:sz w:val="22"/>
              </w:rPr>
              <w:t>2.767</w:t>
            </w:r>
          </w:p>
        </w:tc>
        <w:tc>
          <w:tcPr>
            <w:tcW w:w="400" w:type="dxa"/>
            <w:tcBorders>
              <w:top w:val="nil"/>
              <w:left w:val="nil"/>
              <w:bottom w:val="nil"/>
              <w:right w:val="nil"/>
            </w:tcBorders>
            <w:shd w:val="clear" w:color="auto" w:fill="auto"/>
            <w:noWrap/>
            <w:vAlign w:val="bottom"/>
            <w:hideMark/>
          </w:tcPr>
          <w:p w14:paraId="3AD68F1A" w14:textId="77777777" w:rsidR="00737CCE" w:rsidRPr="00C2323A" w:rsidRDefault="00737CCE">
            <w:pPr>
              <w:spacing w:after="0" w:line="240" w:lineRule="auto"/>
              <w:jc w:val="both"/>
              <w:rPr>
                <w:rFonts w:eastAsia="Times New Roman" w:cs="Times New Roman"/>
                <w:color w:val="000000"/>
                <w:sz w:val="22"/>
              </w:rPr>
              <w:pPrChange w:id="15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543C9F8D" w14:textId="77777777" w:rsidR="00737CCE" w:rsidRPr="00C2323A" w:rsidRDefault="00737CCE">
            <w:pPr>
              <w:spacing w:after="0" w:line="240" w:lineRule="auto"/>
              <w:jc w:val="both"/>
              <w:rPr>
                <w:rFonts w:eastAsia="Times New Roman" w:cs="Times New Roman"/>
                <w:color w:val="000000"/>
                <w:sz w:val="22"/>
              </w:rPr>
              <w:pPrChange w:id="159" w:author="cleofa kadeha" w:date="2018-01-08T10:32:00Z">
                <w:pPr>
                  <w:spacing w:after="0" w:line="240" w:lineRule="auto"/>
                  <w:jc w:val="right"/>
                </w:pPr>
              </w:pPrChange>
            </w:pPr>
            <w:r w:rsidRPr="00C2323A">
              <w:rPr>
                <w:rFonts w:eastAsia="Times New Roman" w:cs="Times New Roman"/>
                <w:color w:val="000000"/>
                <w:sz w:val="22"/>
              </w:rPr>
              <w:t>8.48</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34C1CC86" w14:textId="77777777" w:rsidR="00737CCE" w:rsidRPr="00C2323A" w:rsidRDefault="00737CCE">
            <w:pPr>
              <w:spacing w:after="0" w:line="240" w:lineRule="auto"/>
              <w:jc w:val="both"/>
              <w:rPr>
                <w:rFonts w:eastAsia="Times New Roman" w:cs="Times New Roman"/>
                <w:color w:val="000000"/>
                <w:sz w:val="22"/>
              </w:rPr>
              <w:pPrChange w:id="160" w:author="cleofa kadeha" w:date="2018-01-08T10:32:00Z">
                <w:pPr>
                  <w:spacing w:after="0" w:line="240" w:lineRule="auto"/>
                  <w:jc w:val="right"/>
                </w:pPr>
              </w:pPrChange>
            </w:pPr>
            <w:r w:rsidRPr="00C2323A">
              <w:rPr>
                <w:rFonts w:eastAsia="Times New Roman" w:cs="Times New Roman"/>
                <w:color w:val="000000"/>
                <w:sz w:val="22"/>
              </w:rPr>
              <w:t>2.67</w:t>
            </w:r>
          </w:p>
        </w:tc>
      </w:tr>
      <w:tr w:rsidR="00737CCE" w:rsidRPr="00C2323A" w14:paraId="1EFD3E59"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0C4A6C56" w14:textId="77777777" w:rsidR="00737CCE" w:rsidRPr="00C2323A" w:rsidRDefault="00737CCE">
            <w:pPr>
              <w:spacing w:after="0" w:line="240" w:lineRule="auto"/>
              <w:jc w:val="both"/>
              <w:rPr>
                <w:rFonts w:eastAsia="Times New Roman" w:cs="Times New Roman"/>
                <w:color w:val="000000"/>
                <w:sz w:val="22"/>
              </w:rPr>
              <w:pPrChange w:id="161" w:author="cleofa kadeha" w:date="2018-01-08T10:32:00Z">
                <w:pPr>
                  <w:spacing w:after="0" w:line="240" w:lineRule="auto"/>
                  <w:jc w:val="right"/>
                </w:pPr>
              </w:pPrChange>
            </w:pPr>
            <w:r w:rsidRPr="00C2323A">
              <w:rPr>
                <w:rFonts w:eastAsia="Times New Roman" w:cs="Times New Roman"/>
                <w:color w:val="000000"/>
                <w:sz w:val="22"/>
              </w:rPr>
              <w:t>431</w:t>
            </w:r>
          </w:p>
        </w:tc>
        <w:tc>
          <w:tcPr>
            <w:tcW w:w="821" w:type="dxa"/>
            <w:tcBorders>
              <w:top w:val="nil"/>
              <w:left w:val="nil"/>
              <w:bottom w:val="single" w:sz="4" w:space="0" w:color="auto"/>
              <w:right w:val="single" w:sz="4" w:space="0" w:color="auto"/>
            </w:tcBorders>
            <w:shd w:val="clear" w:color="auto" w:fill="auto"/>
            <w:noWrap/>
            <w:vAlign w:val="bottom"/>
            <w:hideMark/>
          </w:tcPr>
          <w:p w14:paraId="1E2AE90D" w14:textId="77777777" w:rsidR="00737CCE" w:rsidRPr="00C2323A" w:rsidRDefault="00737CCE">
            <w:pPr>
              <w:spacing w:after="0" w:line="240" w:lineRule="auto"/>
              <w:jc w:val="both"/>
              <w:rPr>
                <w:rFonts w:eastAsia="Times New Roman" w:cs="Times New Roman"/>
                <w:color w:val="000000"/>
                <w:sz w:val="22"/>
              </w:rPr>
              <w:pPrChange w:id="162" w:author="cleofa kadeha" w:date="2018-01-08T10:32:00Z">
                <w:pPr>
                  <w:spacing w:after="0" w:line="240" w:lineRule="auto"/>
                  <w:jc w:val="right"/>
                </w:pPr>
              </w:pPrChange>
            </w:pPr>
            <w:r w:rsidRPr="00C2323A">
              <w:rPr>
                <w:rFonts w:eastAsia="Times New Roman" w:cs="Times New Roman"/>
                <w:color w:val="000000"/>
                <w:sz w:val="22"/>
              </w:rPr>
              <w:t>14.367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6F3B47F9" w14:textId="77777777" w:rsidR="00737CCE" w:rsidRPr="00C2323A" w:rsidRDefault="00737CCE">
            <w:pPr>
              <w:spacing w:after="0" w:line="240" w:lineRule="auto"/>
              <w:jc w:val="both"/>
              <w:rPr>
                <w:rFonts w:eastAsia="Times New Roman" w:cs="Times New Roman"/>
                <w:color w:val="000000"/>
                <w:sz w:val="22"/>
              </w:rPr>
              <w:pPrChange w:id="163" w:author="cleofa kadeha" w:date="2018-01-08T10:32:00Z">
                <w:pPr>
                  <w:spacing w:after="0" w:line="240" w:lineRule="auto"/>
                  <w:jc w:val="right"/>
                </w:pPr>
              </w:pPrChange>
            </w:pPr>
            <w:r w:rsidRPr="00C2323A">
              <w:rPr>
                <w:rFonts w:eastAsia="Times New Roman" w:cs="Times New Roman"/>
                <w:color w:val="000000"/>
                <w:sz w:val="22"/>
              </w:rPr>
              <w:t>3.600</w:t>
            </w:r>
          </w:p>
        </w:tc>
        <w:tc>
          <w:tcPr>
            <w:tcW w:w="340" w:type="dxa"/>
            <w:tcBorders>
              <w:top w:val="nil"/>
              <w:left w:val="nil"/>
              <w:bottom w:val="nil"/>
              <w:right w:val="nil"/>
            </w:tcBorders>
            <w:shd w:val="clear" w:color="auto" w:fill="auto"/>
            <w:noWrap/>
            <w:vAlign w:val="bottom"/>
            <w:hideMark/>
          </w:tcPr>
          <w:p w14:paraId="50451AC2" w14:textId="77777777" w:rsidR="00737CCE" w:rsidRPr="00C2323A" w:rsidRDefault="00737CCE">
            <w:pPr>
              <w:spacing w:after="0" w:line="240" w:lineRule="auto"/>
              <w:jc w:val="both"/>
              <w:rPr>
                <w:rFonts w:eastAsia="Times New Roman" w:cs="Times New Roman"/>
                <w:color w:val="000000"/>
                <w:sz w:val="22"/>
              </w:rPr>
              <w:pPrChange w:id="16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062075B2" w14:textId="77777777" w:rsidR="00737CCE" w:rsidRPr="00C2323A" w:rsidRDefault="00737CCE">
            <w:pPr>
              <w:spacing w:after="0" w:line="240" w:lineRule="auto"/>
              <w:jc w:val="both"/>
              <w:rPr>
                <w:rFonts w:eastAsia="Times New Roman" w:cs="Times New Roman"/>
                <w:color w:val="000000"/>
                <w:sz w:val="22"/>
              </w:rPr>
              <w:pPrChange w:id="165" w:author="cleofa kadeha" w:date="2018-01-08T10:32:00Z">
                <w:pPr>
                  <w:spacing w:after="0" w:line="240" w:lineRule="auto"/>
                  <w:jc w:val="right"/>
                </w:pPr>
              </w:pPrChange>
            </w:pPr>
            <w:r w:rsidRPr="00C2323A">
              <w:rPr>
                <w:rFonts w:eastAsia="Times New Roman" w:cs="Times New Roman"/>
                <w:color w:val="000000"/>
                <w:sz w:val="22"/>
              </w:rPr>
              <w:t>322</w:t>
            </w:r>
          </w:p>
        </w:tc>
        <w:tc>
          <w:tcPr>
            <w:tcW w:w="821" w:type="dxa"/>
            <w:tcBorders>
              <w:top w:val="nil"/>
              <w:left w:val="nil"/>
              <w:bottom w:val="single" w:sz="4" w:space="0" w:color="auto"/>
              <w:right w:val="single" w:sz="4" w:space="0" w:color="auto"/>
            </w:tcBorders>
            <w:shd w:val="clear" w:color="auto" w:fill="auto"/>
            <w:noWrap/>
            <w:vAlign w:val="bottom"/>
            <w:hideMark/>
          </w:tcPr>
          <w:p w14:paraId="264FF2C0" w14:textId="77777777" w:rsidR="00737CCE" w:rsidRPr="00C2323A" w:rsidRDefault="00737CCE">
            <w:pPr>
              <w:spacing w:after="0" w:line="240" w:lineRule="auto"/>
              <w:jc w:val="both"/>
              <w:rPr>
                <w:rFonts w:eastAsia="Times New Roman" w:cs="Times New Roman"/>
                <w:color w:val="000000"/>
                <w:sz w:val="22"/>
              </w:rPr>
              <w:pPrChange w:id="166" w:author="cleofa kadeha" w:date="2018-01-08T10:32:00Z">
                <w:pPr>
                  <w:spacing w:after="0" w:line="240" w:lineRule="auto"/>
                  <w:jc w:val="right"/>
                </w:pPr>
              </w:pPrChange>
            </w:pPr>
            <w:r w:rsidRPr="00C2323A">
              <w:rPr>
                <w:rFonts w:eastAsia="Times New Roman" w:cs="Times New Roman"/>
                <w:color w:val="000000"/>
                <w:sz w:val="22"/>
              </w:rPr>
              <w:t>10.733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6420755B" w14:textId="77777777" w:rsidR="00737CCE" w:rsidRPr="00C2323A" w:rsidRDefault="00737CCE">
            <w:pPr>
              <w:spacing w:after="0" w:line="240" w:lineRule="auto"/>
              <w:jc w:val="both"/>
              <w:rPr>
                <w:rFonts w:eastAsia="Times New Roman" w:cs="Times New Roman"/>
                <w:color w:val="000000"/>
                <w:sz w:val="22"/>
              </w:rPr>
              <w:pPrChange w:id="167" w:author="cleofa kadeha" w:date="2018-01-08T10:32:00Z">
                <w:pPr>
                  <w:spacing w:after="0" w:line="240" w:lineRule="auto"/>
                  <w:jc w:val="right"/>
                </w:pPr>
              </w:pPrChange>
            </w:pPr>
            <w:r w:rsidRPr="00C2323A">
              <w:rPr>
                <w:rFonts w:eastAsia="Times New Roman" w:cs="Times New Roman"/>
                <w:color w:val="000000"/>
                <w:sz w:val="22"/>
              </w:rPr>
              <w:t>2.100</w:t>
            </w:r>
          </w:p>
        </w:tc>
        <w:tc>
          <w:tcPr>
            <w:tcW w:w="400" w:type="dxa"/>
            <w:tcBorders>
              <w:top w:val="nil"/>
              <w:left w:val="nil"/>
              <w:bottom w:val="nil"/>
              <w:right w:val="nil"/>
            </w:tcBorders>
            <w:shd w:val="clear" w:color="auto" w:fill="auto"/>
            <w:noWrap/>
            <w:vAlign w:val="bottom"/>
            <w:hideMark/>
          </w:tcPr>
          <w:p w14:paraId="4C431A72" w14:textId="77777777" w:rsidR="00737CCE" w:rsidRPr="00C2323A" w:rsidRDefault="00737CCE">
            <w:pPr>
              <w:spacing w:after="0" w:line="240" w:lineRule="auto"/>
              <w:jc w:val="both"/>
              <w:rPr>
                <w:rFonts w:eastAsia="Times New Roman" w:cs="Times New Roman"/>
                <w:color w:val="000000"/>
                <w:sz w:val="22"/>
              </w:rPr>
              <w:pPrChange w:id="16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455A60F4" w14:textId="77777777" w:rsidR="00737CCE" w:rsidRPr="00C2323A" w:rsidRDefault="00737CCE">
            <w:pPr>
              <w:spacing w:after="0" w:line="240" w:lineRule="auto"/>
              <w:jc w:val="both"/>
              <w:rPr>
                <w:rFonts w:eastAsia="Times New Roman" w:cs="Times New Roman"/>
                <w:color w:val="000000"/>
                <w:sz w:val="22"/>
              </w:rPr>
              <w:pPrChange w:id="169" w:author="cleofa kadeha" w:date="2018-01-08T10:32:00Z">
                <w:pPr>
                  <w:spacing w:after="0" w:line="240" w:lineRule="auto"/>
                  <w:jc w:val="right"/>
                </w:pPr>
              </w:pPrChange>
            </w:pPr>
            <w:r w:rsidRPr="00C2323A">
              <w:rPr>
                <w:rFonts w:eastAsia="Times New Roman" w:cs="Times New Roman"/>
                <w:color w:val="000000"/>
                <w:sz w:val="22"/>
              </w:rPr>
              <w:t>10.64</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37464CCE" w14:textId="77777777" w:rsidR="00737CCE" w:rsidRPr="00C2323A" w:rsidRDefault="00737CCE">
            <w:pPr>
              <w:spacing w:after="0" w:line="240" w:lineRule="auto"/>
              <w:jc w:val="both"/>
              <w:rPr>
                <w:rFonts w:eastAsia="Times New Roman" w:cs="Times New Roman"/>
                <w:color w:val="000000"/>
                <w:sz w:val="22"/>
              </w:rPr>
              <w:pPrChange w:id="170" w:author="cleofa kadeha" w:date="2018-01-08T10:32:00Z">
                <w:pPr>
                  <w:spacing w:after="0" w:line="240" w:lineRule="auto"/>
                  <w:jc w:val="right"/>
                </w:pPr>
              </w:pPrChange>
            </w:pPr>
            <w:r w:rsidRPr="00C2323A">
              <w:rPr>
                <w:rFonts w:eastAsia="Times New Roman" w:cs="Times New Roman"/>
                <w:color w:val="000000"/>
                <w:sz w:val="22"/>
              </w:rPr>
              <w:t>2.16</w:t>
            </w:r>
          </w:p>
        </w:tc>
      </w:tr>
      <w:tr w:rsidR="00737CCE" w:rsidRPr="00C2323A" w14:paraId="34FB606B"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744DA90E" w14:textId="77777777" w:rsidR="00737CCE" w:rsidRPr="00C2323A" w:rsidRDefault="00737CCE">
            <w:pPr>
              <w:spacing w:after="0" w:line="240" w:lineRule="auto"/>
              <w:jc w:val="both"/>
              <w:rPr>
                <w:rFonts w:eastAsia="Times New Roman" w:cs="Times New Roman"/>
                <w:color w:val="000000"/>
                <w:sz w:val="22"/>
              </w:rPr>
              <w:pPrChange w:id="171" w:author="cleofa kadeha" w:date="2018-01-08T10:32:00Z">
                <w:pPr>
                  <w:spacing w:after="0" w:line="240" w:lineRule="auto"/>
                  <w:jc w:val="right"/>
                </w:pPr>
              </w:pPrChange>
            </w:pPr>
            <w:r w:rsidRPr="00C2323A">
              <w:rPr>
                <w:rFonts w:eastAsia="Times New Roman" w:cs="Times New Roman"/>
                <w:color w:val="000000"/>
                <w:sz w:val="22"/>
              </w:rPr>
              <w:t>567</w:t>
            </w:r>
          </w:p>
        </w:tc>
        <w:tc>
          <w:tcPr>
            <w:tcW w:w="821" w:type="dxa"/>
            <w:tcBorders>
              <w:top w:val="nil"/>
              <w:left w:val="nil"/>
              <w:bottom w:val="single" w:sz="4" w:space="0" w:color="auto"/>
              <w:right w:val="single" w:sz="4" w:space="0" w:color="auto"/>
            </w:tcBorders>
            <w:shd w:val="clear" w:color="auto" w:fill="auto"/>
            <w:noWrap/>
            <w:vAlign w:val="bottom"/>
            <w:hideMark/>
          </w:tcPr>
          <w:p w14:paraId="625B7E49" w14:textId="77777777" w:rsidR="00737CCE" w:rsidRPr="00C2323A" w:rsidRDefault="00737CCE">
            <w:pPr>
              <w:spacing w:after="0" w:line="240" w:lineRule="auto"/>
              <w:jc w:val="both"/>
              <w:rPr>
                <w:rFonts w:eastAsia="Times New Roman" w:cs="Times New Roman"/>
                <w:color w:val="000000"/>
                <w:sz w:val="22"/>
              </w:rPr>
              <w:pPrChange w:id="172" w:author="cleofa kadeha" w:date="2018-01-08T10:32:00Z">
                <w:pPr>
                  <w:spacing w:after="0" w:line="240" w:lineRule="auto"/>
                  <w:jc w:val="right"/>
                </w:pPr>
              </w:pPrChange>
            </w:pPr>
            <w:r w:rsidRPr="00C2323A">
              <w:rPr>
                <w:rFonts w:eastAsia="Times New Roman" w:cs="Times New Roman"/>
                <w:color w:val="000000"/>
                <w:sz w:val="22"/>
              </w:rPr>
              <w:t>18.900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6B08AEA1" w14:textId="77777777" w:rsidR="00737CCE" w:rsidRPr="00C2323A" w:rsidRDefault="00737CCE">
            <w:pPr>
              <w:spacing w:after="0" w:line="240" w:lineRule="auto"/>
              <w:jc w:val="both"/>
              <w:rPr>
                <w:rFonts w:eastAsia="Times New Roman" w:cs="Times New Roman"/>
                <w:color w:val="000000"/>
                <w:sz w:val="22"/>
              </w:rPr>
              <w:pPrChange w:id="173" w:author="cleofa kadeha" w:date="2018-01-08T10:32:00Z">
                <w:pPr>
                  <w:spacing w:after="0" w:line="240" w:lineRule="auto"/>
                  <w:jc w:val="right"/>
                </w:pPr>
              </w:pPrChange>
            </w:pPr>
            <w:r w:rsidRPr="00C2323A">
              <w:rPr>
                <w:rFonts w:eastAsia="Times New Roman" w:cs="Times New Roman"/>
                <w:color w:val="000000"/>
                <w:sz w:val="22"/>
              </w:rPr>
              <w:t>4.533</w:t>
            </w:r>
          </w:p>
        </w:tc>
        <w:tc>
          <w:tcPr>
            <w:tcW w:w="340" w:type="dxa"/>
            <w:tcBorders>
              <w:top w:val="nil"/>
              <w:left w:val="nil"/>
              <w:bottom w:val="nil"/>
              <w:right w:val="nil"/>
            </w:tcBorders>
            <w:shd w:val="clear" w:color="auto" w:fill="auto"/>
            <w:noWrap/>
            <w:vAlign w:val="bottom"/>
            <w:hideMark/>
          </w:tcPr>
          <w:p w14:paraId="472036D9" w14:textId="77777777" w:rsidR="00737CCE" w:rsidRPr="00C2323A" w:rsidRDefault="00737CCE">
            <w:pPr>
              <w:spacing w:after="0" w:line="240" w:lineRule="auto"/>
              <w:jc w:val="both"/>
              <w:rPr>
                <w:rFonts w:eastAsia="Times New Roman" w:cs="Times New Roman"/>
                <w:color w:val="000000"/>
                <w:sz w:val="22"/>
              </w:rPr>
              <w:pPrChange w:id="17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39E4ED16" w14:textId="77777777" w:rsidR="00737CCE" w:rsidRPr="00C2323A" w:rsidRDefault="00737CCE">
            <w:pPr>
              <w:spacing w:after="0" w:line="240" w:lineRule="auto"/>
              <w:jc w:val="both"/>
              <w:rPr>
                <w:rFonts w:eastAsia="Times New Roman" w:cs="Times New Roman"/>
                <w:color w:val="000000"/>
                <w:sz w:val="22"/>
              </w:rPr>
              <w:pPrChange w:id="175" w:author="cleofa kadeha" w:date="2018-01-08T10:32:00Z">
                <w:pPr>
                  <w:spacing w:after="0" w:line="240" w:lineRule="auto"/>
                  <w:jc w:val="right"/>
                </w:pPr>
              </w:pPrChange>
            </w:pPr>
            <w:r w:rsidRPr="00C2323A">
              <w:rPr>
                <w:rFonts w:eastAsia="Times New Roman" w:cs="Times New Roman"/>
                <w:color w:val="000000"/>
                <w:sz w:val="22"/>
              </w:rPr>
              <w:t>430</w:t>
            </w:r>
          </w:p>
        </w:tc>
        <w:tc>
          <w:tcPr>
            <w:tcW w:w="821" w:type="dxa"/>
            <w:tcBorders>
              <w:top w:val="nil"/>
              <w:left w:val="nil"/>
              <w:bottom w:val="single" w:sz="4" w:space="0" w:color="auto"/>
              <w:right w:val="single" w:sz="4" w:space="0" w:color="auto"/>
            </w:tcBorders>
            <w:shd w:val="clear" w:color="auto" w:fill="auto"/>
            <w:noWrap/>
            <w:vAlign w:val="bottom"/>
            <w:hideMark/>
          </w:tcPr>
          <w:p w14:paraId="1E683F0F" w14:textId="77777777" w:rsidR="00737CCE" w:rsidRPr="00C2323A" w:rsidRDefault="00737CCE">
            <w:pPr>
              <w:spacing w:after="0" w:line="240" w:lineRule="auto"/>
              <w:jc w:val="both"/>
              <w:rPr>
                <w:rFonts w:eastAsia="Times New Roman" w:cs="Times New Roman"/>
                <w:color w:val="000000"/>
                <w:sz w:val="22"/>
              </w:rPr>
              <w:pPrChange w:id="176" w:author="cleofa kadeha" w:date="2018-01-08T10:32:00Z">
                <w:pPr>
                  <w:spacing w:after="0" w:line="240" w:lineRule="auto"/>
                  <w:jc w:val="right"/>
                </w:pPr>
              </w:pPrChange>
            </w:pPr>
            <w:r w:rsidRPr="00C2323A">
              <w:rPr>
                <w:rFonts w:eastAsia="Times New Roman" w:cs="Times New Roman"/>
                <w:color w:val="000000"/>
                <w:sz w:val="22"/>
              </w:rPr>
              <w:t>14.333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2047E2AA" w14:textId="77777777" w:rsidR="00737CCE" w:rsidRPr="00C2323A" w:rsidRDefault="00737CCE">
            <w:pPr>
              <w:spacing w:after="0" w:line="240" w:lineRule="auto"/>
              <w:jc w:val="both"/>
              <w:rPr>
                <w:rFonts w:eastAsia="Times New Roman" w:cs="Times New Roman"/>
                <w:color w:val="000000"/>
                <w:sz w:val="22"/>
              </w:rPr>
              <w:pPrChange w:id="177" w:author="cleofa kadeha" w:date="2018-01-08T10:32:00Z">
                <w:pPr>
                  <w:spacing w:after="0" w:line="240" w:lineRule="auto"/>
                  <w:jc w:val="right"/>
                </w:pPr>
              </w:pPrChange>
            </w:pPr>
            <w:r w:rsidRPr="00C2323A">
              <w:rPr>
                <w:rFonts w:eastAsia="Times New Roman" w:cs="Times New Roman"/>
                <w:color w:val="000000"/>
                <w:sz w:val="22"/>
              </w:rPr>
              <w:t>3.600</w:t>
            </w:r>
          </w:p>
        </w:tc>
        <w:tc>
          <w:tcPr>
            <w:tcW w:w="400" w:type="dxa"/>
            <w:tcBorders>
              <w:top w:val="nil"/>
              <w:left w:val="nil"/>
              <w:bottom w:val="nil"/>
              <w:right w:val="nil"/>
            </w:tcBorders>
            <w:shd w:val="clear" w:color="auto" w:fill="auto"/>
            <w:noWrap/>
            <w:vAlign w:val="bottom"/>
            <w:hideMark/>
          </w:tcPr>
          <w:p w14:paraId="00CF60CA" w14:textId="77777777" w:rsidR="00737CCE" w:rsidRPr="00C2323A" w:rsidRDefault="00737CCE">
            <w:pPr>
              <w:spacing w:after="0" w:line="240" w:lineRule="auto"/>
              <w:jc w:val="both"/>
              <w:rPr>
                <w:rFonts w:eastAsia="Times New Roman" w:cs="Times New Roman"/>
                <w:color w:val="000000"/>
                <w:sz w:val="22"/>
              </w:rPr>
              <w:pPrChange w:id="17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2EC0CE5F" w14:textId="77777777" w:rsidR="00737CCE" w:rsidRPr="00C2323A" w:rsidRDefault="00737CCE">
            <w:pPr>
              <w:spacing w:after="0" w:line="240" w:lineRule="auto"/>
              <w:jc w:val="both"/>
              <w:rPr>
                <w:rFonts w:eastAsia="Times New Roman" w:cs="Times New Roman"/>
                <w:color w:val="000000"/>
                <w:sz w:val="22"/>
              </w:rPr>
              <w:pPrChange w:id="179" w:author="cleofa kadeha" w:date="2018-01-08T10:32:00Z">
                <w:pPr>
                  <w:spacing w:after="0" w:line="240" w:lineRule="auto"/>
                  <w:jc w:val="right"/>
                </w:pPr>
              </w:pPrChange>
            </w:pPr>
            <w:r w:rsidRPr="00C2323A">
              <w:rPr>
                <w:rFonts w:eastAsia="Times New Roman" w:cs="Times New Roman"/>
                <w:color w:val="000000"/>
                <w:sz w:val="22"/>
              </w:rPr>
              <w:t>14.2</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35B9D3B4" w14:textId="77777777" w:rsidR="00737CCE" w:rsidRPr="00C2323A" w:rsidRDefault="00737CCE">
            <w:pPr>
              <w:spacing w:after="0" w:line="240" w:lineRule="auto"/>
              <w:jc w:val="both"/>
              <w:rPr>
                <w:rFonts w:eastAsia="Times New Roman" w:cs="Times New Roman"/>
                <w:color w:val="000000"/>
                <w:sz w:val="22"/>
              </w:rPr>
              <w:pPrChange w:id="180" w:author="cleofa kadeha" w:date="2018-01-08T10:32:00Z">
                <w:pPr>
                  <w:spacing w:after="0" w:line="240" w:lineRule="auto"/>
                  <w:jc w:val="right"/>
                </w:pPr>
              </w:pPrChange>
            </w:pPr>
            <w:r w:rsidRPr="00C2323A">
              <w:rPr>
                <w:rFonts w:eastAsia="Times New Roman" w:cs="Times New Roman"/>
                <w:color w:val="000000"/>
                <w:sz w:val="22"/>
              </w:rPr>
              <w:t>3.56</w:t>
            </w:r>
          </w:p>
        </w:tc>
      </w:tr>
      <w:tr w:rsidR="00737CCE" w:rsidRPr="00C2323A" w14:paraId="74B7CDA7"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2AAEB7B3" w14:textId="77777777" w:rsidR="00737CCE" w:rsidRPr="00C2323A" w:rsidRDefault="00737CCE">
            <w:pPr>
              <w:spacing w:after="0" w:line="240" w:lineRule="auto"/>
              <w:jc w:val="both"/>
              <w:rPr>
                <w:rFonts w:eastAsia="Times New Roman" w:cs="Times New Roman"/>
                <w:color w:val="000000"/>
                <w:sz w:val="22"/>
              </w:rPr>
              <w:pPrChange w:id="181" w:author="cleofa kadeha" w:date="2018-01-08T10:32:00Z">
                <w:pPr>
                  <w:spacing w:after="0" w:line="240" w:lineRule="auto"/>
                  <w:jc w:val="right"/>
                </w:pPr>
              </w:pPrChange>
            </w:pPr>
            <w:r w:rsidRPr="00C2323A">
              <w:rPr>
                <w:rFonts w:eastAsia="Times New Roman" w:cs="Times New Roman"/>
                <w:color w:val="000000"/>
                <w:sz w:val="22"/>
              </w:rPr>
              <w:t>621</w:t>
            </w:r>
          </w:p>
        </w:tc>
        <w:tc>
          <w:tcPr>
            <w:tcW w:w="821" w:type="dxa"/>
            <w:tcBorders>
              <w:top w:val="nil"/>
              <w:left w:val="nil"/>
              <w:bottom w:val="single" w:sz="4" w:space="0" w:color="auto"/>
              <w:right w:val="single" w:sz="4" w:space="0" w:color="auto"/>
            </w:tcBorders>
            <w:shd w:val="clear" w:color="auto" w:fill="auto"/>
            <w:noWrap/>
            <w:vAlign w:val="bottom"/>
            <w:hideMark/>
          </w:tcPr>
          <w:p w14:paraId="0BCA04CE" w14:textId="77777777" w:rsidR="00737CCE" w:rsidRPr="00C2323A" w:rsidRDefault="00737CCE">
            <w:pPr>
              <w:spacing w:after="0" w:line="240" w:lineRule="auto"/>
              <w:jc w:val="both"/>
              <w:rPr>
                <w:rFonts w:eastAsia="Times New Roman" w:cs="Times New Roman"/>
                <w:color w:val="000000"/>
                <w:sz w:val="22"/>
              </w:rPr>
              <w:pPrChange w:id="182" w:author="cleofa kadeha" w:date="2018-01-08T10:32:00Z">
                <w:pPr>
                  <w:spacing w:after="0" w:line="240" w:lineRule="auto"/>
                  <w:jc w:val="right"/>
                </w:pPr>
              </w:pPrChange>
            </w:pPr>
            <w:r w:rsidRPr="00C2323A">
              <w:rPr>
                <w:rFonts w:eastAsia="Times New Roman" w:cs="Times New Roman"/>
                <w:color w:val="000000"/>
                <w:sz w:val="22"/>
              </w:rPr>
              <w:t>20.700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6026FDD8" w14:textId="77777777" w:rsidR="00737CCE" w:rsidRPr="00C2323A" w:rsidRDefault="00737CCE">
            <w:pPr>
              <w:spacing w:after="0" w:line="240" w:lineRule="auto"/>
              <w:jc w:val="both"/>
              <w:rPr>
                <w:rFonts w:eastAsia="Times New Roman" w:cs="Times New Roman"/>
                <w:color w:val="000000"/>
                <w:sz w:val="22"/>
              </w:rPr>
              <w:pPrChange w:id="183" w:author="cleofa kadeha" w:date="2018-01-08T10:32:00Z">
                <w:pPr>
                  <w:spacing w:after="0" w:line="240" w:lineRule="auto"/>
                  <w:jc w:val="right"/>
                </w:pPr>
              </w:pPrChange>
            </w:pPr>
            <w:r w:rsidRPr="00C2323A">
              <w:rPr>
                <w:rFonts w:eastAsia="Times New Roman" w:cs="Times New Roman"/>
                <w:color w:val="000000"/>
                <w:sz w:val="22"/>
              </w:rPr>
              <w:t>1.800</w:t>
            </w:r>
          </w:p>
        </w:tc>
        <w:tc>
          <w:tcPr>
            <w:tcW w:w="340" w:type="dxa"/>
            <w:tcBorders>
              <w:top w:val="nil"/>
              <w:left w:val="nil"/>
              <w:bottom w:val="nil"/>
              <w:right w:val="nil"/>
            </w:tcBorders>
            <w:shd w:val="clear" w:color="auto" w:fill="auto"/>
            <w:noWrap/>
            <w:vAlign w:val="bottom"/>
            <w:hideMark/>
          </w:tcPr>
          <w:p w14:paraId="52E52B59" w14:textId="77777777" w:rsidR="00737CCE" w:rsidRPr="00C2323A" w:rsidRDefault="00737CCE">
            <w:pPr>
              <w:spacing w:after="0" w:line="240" w:lineRule="auto"/>
              <w:jc w:val="both"/>
              <w:rPr>
                <w:rFonts w:eastAsia="Times New Roman" w:cs="Times New Roman"/>
                <w:color w:val="000000"/>
                <w:sz w:val="22"/>
              </w:rPr>
              <w:pPrChange w:id="18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3CBCD40B" w14:textId="77777777" w:rsidR="00737CCE" w:rsidRPr="00C2323A" w:rsidRDefault="00737CCE">
            <w:pPr>
              <w:spacing w:after="0" w:line="240" w:lineRule="auto"/>
              <w:jc w:val="both"/>
              <w:rPr>
                <w:rFonts w:eastAsia="Times New Roman" w:cs="Times New Roman"/>
                <w:color w:val="000000"/>
                <w:sz w:val="22"/>
              </w:rPr>
              <w:pPrChange w:id="185" w:author="cleofa kadeha" w:date="2018-01-08T10:32:00Z">
                <w:pPr>
                  <w:spacing w:after="0" w:line="240" w:lineRule="auto"/>
                  <w:jc w:val="right"/>
                </w:pPr>
              </w:pPrChange>
            </w:pPr>
            <w:r w:rsidRPr="00C2323A">
              <w:rPr>
                <w:rFonts w:eastAsia="Times New Roman" w:cs="Times New Roman"/>
                <w:color w:val="000000"/>
                <w:sz w:val="22"/>
              </w:rPr>
              <w:t>566</w:t>
            </w:r>
          </w:p>
        </w:tc>
        <w:tc>
          <w:tcPr>
            <w:tcW w:w="821" w:type="dxa"/>
            <w:tcBorders>
              <w:top w:val="nil"/>
              <w:left w:val="nil"/>
              <w:bottom w:val="single" w:sz="4" w:space="0" w:color="auto"/>
              <w:right w:val="single" w:sz="4" w:space="0" w:color="auto"/>
            </w:tcBorders>
            <w:shd w:val="clear" w:color="auto" w:fill="auto"/>
            <w:noWrap/>
            <w:vAlign w:val="bottom"/>
            <w:hideMark/>
          </w:tcPr>
          <w:p w14:paraId="331F7440" w14:textId="77777777" w:rsidR="00737CCE" w:rsidRPr="00C2323A" w:rsidRDefault="00737CCE">
            <w:pPr>
              <w:spacing w:after="0" w:line="240" w:lineRule="auto"/>
              <w:jc w:val="both"/>
              <w:rPr>
                <w:rFonts w:eastAsia="Times New Roman" w:cs="Times New Roman"/>
                <w:color w:val="000000"/>
                <w:sz w:val="22"/>
              </w:rPr>
              <w:pPrChange w:id="186" w:author="cleofa kadeha" w:date="2018-01-08T10:32:00Z">
                <w:pPr>
                  <w:spacing w:after="0" w:line="240" w:lineRule="auto"/>
                  <w:jc w:val="right"/>
                </w:pPr>
              </w:pPrChange>
            </w:pPr>
            <w:r w:rsidRPr="00C2323A">
              <w:rPr>
                <w:rFonts w:eastAsia="Times New Roman" w:cs="Times New Roman"/>
                <w:color w:val="000000"/>
                <w:sz w:val="22"/>
              </w:rPr>
              <w:t>18.867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58BB9550" w14:textId="77777777" w:rsidR="00737CCE" w:rsidRPr="00C2323A" w:rsidRDefault="00737CCE">
            <w:pPr>
              <w:spacing w:after="0" w:line="240" w:lineRule="auto"/>
              <w:jc w:val="both"/>
              <w:rPr>
                <w:rFonts w:eastAsia="Times New Roman" w:cs="Times New Roman"/>
                <w:color w:val="000000"/>
                <w:sz w:val="22"/>
              </w:rPr>
              <w:pPrChange w:id="187" w:author="cleofa kadeha" w:date="2018-01-08T10:32:00Z">
                <w:pPr>
                  <w:spacing w:after="0" w:line="240" w:lineRule="auto"/>
                  <w:jc w:val="right"/>
                </w:pPr>
              </w:pPrChange>
            </w:pPr>
            <w:r w:rsidRPr="00C2323A">
              <w:rPr>
                <w:rFonts w:eastAsia="Times New Roman" w:cs="Times New Roman"/>
                <w:color w:val="000000"/>
                <w:sz w:val="22"/>
              </w:rPr>
              <w:t>4.533</w:t>
            </w:r>
          </w:p>
        </w:tc>
        <w:tc>
          <w:tcPr>
            <w:tcW w:w="400" w:type="dxa"/>
            <w:tcBorders>
              <w:top w:val="nil"/>
              <w:left w:val="nil"/>
              <w:bottom w:val="nil"/>
              <w:right w:val="nil"/>
            </w:tcBorders>
            <w:shd w:val="clear" w:color="auto" w:fill="auto"/>
            <w:noWrap/>
            <w:vAlign w:val="bottom"/>
            <w:hideMark/>
          </w:tcPr>
          <w:p w14:paraId="2F5C04A4" w14:textId="77777777" w:rsidR="00737CCE" w:rsidRPr="00C2323A" w:rsidRDefault="00737CCE">
            <w:pPr>
              <w:spacing w:after="0" w:line="240" w:lineRule="auto"/>
              <w:jc w:val="both"/>
              <w:rPr>
                <w:rFonts w:eastAsia="Times New Roman" w:cs="Times New Roman"/>
                <w:color w:val="000000"/>
                <w:sz w:val="22"/>
              </w:rPr>
              <w:pPrChange w:id="18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82AD49A" w14:textId="77777777" w:rsidR="00737CCE" w:rsidRPr="00C2323A" w:rsidRDefault="00737CCE">
            <w:pPr>
              <w:spacing w:after="0" w:line="240" w:lineRule="auto"/>
              <w:jc w:val="both"/>
              <w:rPr>
                <w:rFonts w:eastAsia="Times New Roman" w:cs="Times New Roman"/>
                <w:color w:val="000000"/>
                <w:sz w:val="22"/>
              </w:rPr>
              <w:pPrChange w:id="189" w:author="cleofa kadeha" w:date="2018-01-08T10:32:00Z">
                <w:pPr>
                  <w:spacing w:after="0" w:line="240" w:lineRule="auto"/>
                  <w:jc w:val="right"/>
                </w:pPr>
              </w:pPrChange>
            </w:pPr>
            <w:r w:rsidRPr="00C2323A">
              <w:rPr>
                <w:rFonts w:eastAsia="Times New Roman" w:cs="Times New Roman"/>
                <w:color w:val="000000"/>
                <w:sz w:val="22"/>
              </w:rPr>
              <w:t>18.72</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1E2B0DA9" w14:textId="77777777" w:rsidR="00737CCE" w:rsidRPr="00C2323A" w:rsidRDefault="00737CCE">
            <w:pPr>
              <w:spacing w:after="0" w:line="240" w:lineRule="auto"/>
              <w:jc w:val="both"/>
              <w:rPr>
                <w:rFonts w:eastAsia="Times New Roman" w:cs="Times New Roman"/>
                <w:color w:val="000000"/>
                <w:sz w:val="22"/>
              </w:rPr>
              <w:pPrChange w:id="190" w:author="cleofa kadeha" w:date="2018-01-08T10:32:00Z">
                <w:pPr>
                  <w:spacing w:after="0" w:line="240" w:lineRule="auto"/>
                  <w:jc w:val="right"/>
                </w:pPr>
              </w:pPrChange>
            </w:pPr>
            <w:r w:rsidRPr="00C2323A">
              <w:rPr>
                <w:rFonts w:eastAsia="Times New Roman" w:cs="Times New Roman"/>
                <w:color w:val="000000"/>
                <w:sz w:val="22"/>
              </w:rPr>
              <w:t>4.52</w:t>
            </w:r>
          </w:p>
        </w:tc>
      </w:tr>
      <w:tr w:rsidR="00737CCE" w:rsidRPr="00C2323A" w14:paraId="55F00E47"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4A5987E3" w14:textId="77777777" w:rsidR="00737CCE" w:rsidRPr="00C2323A" w:rsidRDefault="00737CCE">
            <w:pPr>
              <w:spacing w:after="0" w:line="240" w:lineRule="auto"/>
              <w:jc w:val="both"/>
              <w:rPr>
                <w:rFonts w:eastAsia="Times New Roman" w:cs="Times New Roman"/>
                <w:color w:val="000000"/>
                <w:sz w:val="22"/>
              </w:rPr>
              <w:pPrChange w:id="191" w:author="cleofa kadeha" w:date="2018-01-08T10:32:00Z">
                <w:pPr>
                  <w:spacing w:after="0" w:line="240" w:lineRule="auto"/>
                  <w:jc w:val="right"/>
                </w:pPr>
              </w:pPrChange>
            </w:pPr>
            <w:r w:rsidRPr="00C2323A">
              <w:rPr>
                <w:rFonts w:eastAsia="Times New Roman" w:cs="Times New Roman"/>
                <w:color w:val="000000"/>
                <w:sz w:val="22"/>
              </w:rPr>
              <w:t>785</w:t>
            </w:r>
          </w:p>
        </w:tc>
        <w:tc>
          <w:tcPr>
            <w:tcW w:w="821" w:type="dxa"/>
            <w:tcBorders>
              <w:top w:val="nil"/>
              <w:left w:val="nil"/>
              <w:bottom w:val="single" w:sz="4" w:space="0" w:color="auto"/>
              <w:right w:val="single" w:sz="4" w:space="0" w:color="auto"/>
            </w:tcBorders>
            <w:shd w:val="clear" w:color="auto" w:fill="auto"/>
            <w:noWrap/>
            <w:vAlign w:val="bottom"/>
            <w:hideMark/>
          </w:tcPr>
          <w:p w14:paraId="67BEF1FE" w14:textId="77777777" w:rsidR="00737CCE" w:rsidRPr="00C2323A" w:rsidRDefault="00737CCE">
            <w:pPr>
              <w:spacing w:after="0" w:line="240" w:lineRule="auto"/>
              <w:jc w:val="both"/>
              <w:rPr>
                <w:rFonts w:eastAsia="Times New Roman" w:cs="Times New Roman"/>
                <w:color w:val="000000"/>
                <w:sz w:val="22"/>
              </w:rPr>
              <w:pPrChange w:id="192" w:author="cleofa kadeha" w:date="2018-01-08T10:32:00Z">
                <w:pPr>
                  <w:spacing w:after="0" w:line="240" w:lineRule="auto"/>
                  <w:jc w:val="right"/>
                </w:pPr>
              </w:pPrChange>
            </w:pPr>
            <w:r w:rsidRPr="00C2323A">
              <w:rPr>
                <w:rFonts w:eastAsia="Times New Roman" w:cs="Times New Roman"/>
                <w:color w:val="000000"/>
                <w:sz w:val="22"/>
              </w:rPr>
              <w:t>26.167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23569802" w14:textId="77777777" w:rsidR="00737CCE" w:rsidRPr="00C2323A" w:rsidRDefault="00737CCE">
            <w:pPr>
              <w:spacing w:after="0" w:line="240" w:lineRule="auto"/>
              <w:jc w:val="both"/>
              <w:rPr>
                <w:rFonts w:eastAsia="Times New Roman" w:cs="Times New Roman"/>
                <w:color w:val="000000"/>
                <w:sz w:val="22"/>
              </w:rPr>
              <w:pPrChange w:id="193" w:author="cleofa kadeha" w:date="2018-01-08T10:32:00Z">
                <w:pPr>
                  <w:spacing w:after="0" w:line="240" w:lineRule="auto"/>
                  <w:jc w:val="right"/>
                </w:pPr>
              </w:pPrChange>
            </w:pPr>
            <w:r w:rsidRPr="00C2323A">
              <w:rPr>
                <w:rFonts w:eastAsia="Times New Roman" w:cs="Times New Roman"/>
                <w:color w:val="000000"/>
                <w:sz w:val="22"/>
              </w:rPr>
              <w:t>5.467</w:t>
            </w:r>
          </w:p>
        </w:tc>
        <w:tc>
          <w:tcPr>
            <w:tcW w:w="340" w:type="dxa"/>
            <w:tcBorders>
              <w:top w:val="nil"/>
              <w:left w:val="nil"/>
              <w:bottom w:val="nil"/>
              <w:right w:val="nil"/>
            </w:tcBorders>
            <w:shd w:val="clear" w:color="auto" w:fill="auto"/>
            <w:noWrap/>
            <w:vAlign w:val="bottom"/>
            <w:hideMark/>
          </w:tcPr>
          <w:p w14:paraId="4C124C6F" w14:textId="77777777" w:rsidR="00737CCE" w:rsidRPr="00C2323A" w:rsidRDefault="00737CCE">
            <w:pPr>
              <w:spacing w:after="0" w:line="240" w:lineRule="auto"/>
              <w:jc w:val="both"/>
              <w:rPr>
                <w:rFonts w:eastAsia="Times New Roman" w:cs="Times New Roman"/>
                <w:color w:val="000000"/>
                <w:sz w:val="22"/>
              </w:rPr>
              <w:pPrChange w:id="19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750B11A4" w14:textId="77777777" w:rsidR="00737CCE" w:rsidRPr="00C2323A" w:rsidRDefault="00737CCE">
            <w:pPr>
              <w:spacing w:after="0" w:line="240" w:lineRule="auto"/>
              <w:jc w:val="both"/>
              <w:rPr>
                <w:rFonts w:eastAsia="Times New Roman" w:cs="Times New Roman"/>
                <w:color w:val="000000"/>
                <w:sz w:val="22"/>
              </w:rPr>
              <w:pPrChange w:id="195" w:author="cleofa kadeha" w:date="2018-01-08T10:32:00Z">
                <w:pPr>
                  <w:spacing w:after="0" w:line="240" w:lineRule="auto"/>
                  <w:jc w:val="right"/>
                </w:pPr>
              </w:pPrChange>
            </w:pPr>
            <w:r w:rsidRPr="00C2323A">
              <w:rPr>
                <w:rFonts w:eastAsia="Times New Roman" w:cs="Times New Roman"/>
                <w:color w:val="000000"/>
                <w:sz w:val="22"/>
              </w:rPr>
              <w:t>620</w:t>
            </w:r>
          </w:p>
        </w:tc>
        <w:tc>
          <w:tcPr>
            <w:tcW w:w="821" w:type="dxa"/>
            <w:tcBorders>
              <w:top w:val="nil"/>
              <w:left w:val="nil"/>
              <w:bottom w:val="single" w:sz="4" w:space="0" w:color="auto"/>
              <w:right w:val="single" w:sz="4" w:space="0" w:color="auto"/>
            </w:tcBorders>
            <w:shd w:val="clear" w:color="auto" w:fill="auto"/>
            <w:noWrap/>
            <w:vAlign w:val="bottom"/>
            <w:hideMark/>
          </w:tcPr>
          <w:p w14:paraId="44B0C02E" w14:textId="77777777" w:rsidR="00737CCE" w:rsidRPr="00C2323A" w:rsidRDefault="00737CCE">
            <w:pPr>
              <w:spacing w:after="0" w:line="240" w:lineRule="auto"/>
              <w:jc w:val="both"/>
              <w:rPr>
                <w:rFonts w:eastAsia="Times New Roman" w:cs="Times New Roman"/>
                <w:color w:val="000000"/>
                <w:sz w:val="22"/>
              </w:rPr>
              <w:pPrChange w:id="196" w:author="cleofa kadeha" w:date="2018-01-08T10:32:00Z">
                <w:pPr>
                  <w:spacing w:after="0" w:line="240" w:lineRule="auto"/>
                  <w:jc w:val="right"/>
                </w:pPr>
              </w:pPrChange>
            </w:pPr>
            <w:r w:rsidRPr="00C2323A">
              <w:rPr>
                <w:rFonts w:eastAsia="Times New Roman" w:cs="Times New Roman"/>
                <w:color w:val="000000"/>
                <w:sz w:val="22"/>
              </w:rPr>
              <w:t>20.667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4BC98B70" w14:textId="77777777" w:rsidR="00737CCE" w:rsidRPr="00C2323A" w:rsidRDefault="00737CCE">
            <w:pPr>
              <w:spacing w:after="0" w:line="240" w:lineRule="auto"/>
              <w:jc w:val="both"/>
              <w:rPr>
                <w:rFonts w:eastAsia="Times New Roman" w:cs="Times New Roman"/>
                <w:color w:val="000000"/>
                <w:sz w:val="22"/>
              </w:rPr>
              <w:pPrChange w:id="197" w:author="cleofa kadeha" w:date="2018-01-08T10:32:00Z">
                <w:pPr>
                  <w:spacing w:after="0" w:line="240" w:lineRule="auto"/>
                  <w:jc w:val="right"/>
                </w:pPr>
              </w:pPrChange>
            </w:pPr>
            <w:r w:rsidRPr="00C2323A">
              <w:rPr>
                <w:rFonts w:eastAsia="Times New Roman" w:cs="Times New Roman"/>
                <w:color w:val="000000"/>
                <w:sz w:val="22"/>
              </w:rPr>
              <w:t>1.800</w:t>
            </w:r>
          </w:p>
        </w:tc>
        <w:tc>
          <w:tcPr>
            <w:tcW w:w="400" w:type="dxa"/>
            <w:tcBorders>
              <w:top w:val="nil"/>
              <w:left w:val="nil"/>
              <w:bottom w:val="nil"/>
              <w:right w:val="nil"/>
            </w:tcBorders>
            <w:shd w:val="clear" w:color="auto" w:fill="auto"/>
            <w:noWrap/>
            <w:vAlign w:val="bottom"/>
            <w:hideMark/>
          </w:tcPr>
          <w:p w14:paraId="0DF722A7" w14:textId="77777777" w:rsidR="00737CCE" w:rsidRPr="00C2323A" w:rsidRDefault="00737CCE">
            <w:pPr>
              <w:spacing w:after="0" w:line="240" w:lineRule="auto"/>
              <w:jc w:val="both"/>
              <w:rPr>
                <w:rFonts w:eastAsia="Times New Roman" w:cs="Times New Roman"/>
                <w:color w:val="000000"/>
                <w:sz w:val="22"/>
              </w:rPr>
              <w:pPrChange w:id="19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5CF927C6" w14:textId="77777777" w:rsidR="00737CCE" w:rsidRPr="00C2323A" w:rsidRDefault="00737CCE">
            <w:pPr>
              <w:spacing w:after="0" w:line="240" w:lineRule="auto"/>
              <w:jc w:val="both"/>
              <w:rPr>
                <w:rFonts w:eastAsia="Times New Roman" w:cs="Times New Roman"/>
                <w:color w:val="000000"/>
                <w:sz w:val="22"/>
              </w:rPr>
              <w:pPrChange w:id="199" w:author="cleofa kadeha" w:date="2018-01-08T10:32:00Z">
                <w:pPr>
                  <w:spacing w:after="0" w:line="240" w:lineRule="auto"/>
                  <w:jc w:val="right"/>
                </w:pPr>
              </w:pPrChange>
            </w:pPr>
            <w:r w:rsidRPr="00C2323A">
              <w:rPr>
                <w:rFonts w:eastAsia="Times New Roman" w:cs="Times New Roman"/>
                <w:color w:val="000000"/>
                <w:sz w:val="22"/>
              </w:rPr>
              <w:t>20.13</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5D77BF3A" w14:textId="77777777" w:rsidR="00737CCE" w:rsidRPr="00C2323A" w:rsidRDefault="00737CCE">
            <w:pPr>
              <w:spacing w:after="0" w:line="240" w:lineRule="auto"/>
              <w:jc w:val="both"/>
              <w:rPr>
                <w:rFonts w:eastAsia="Times New Roman" w:cs="Times New Roman"/>
                <w:color w:val="000000"/>
                <w:sz w:val="22"/>
              </w:rPr>
              <w:pPrChange w:id="200" w:author="cleofa kadeha" w:date="2018-01-08T10:32:00Z">
                <w:pPr>
                  <w:spacing w:after="0" w:line="240" w:lineRule="auto"/>
                  <w:jc w:val="right"/>
                </w:pPr>
              </w:pPrChange>
            </w:pPr>
            <w:r w:rsidRPr="00C2323A">
              <w:rPr>
                <w:rFonts w:eastAsia="Times New Roman" w:cs="Times New Roman"/>
                <w:color w:val="000000"/>
                <w:sz w:val="22"/>
              </w:rPr>
              <w:t>1.41</w:t>
            </w:r>
          </w:p>
        </w:tc>
      </w:tr>
      <w:tr w:rsidR="00737CCE" w:rsidRPr="00C2323A" w14:paraId="4E826016"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75609D72" w14:textId="77777777" w:rsidR="00737CCE" w:rsidRPr="00C2323A" w:rsidRDefault="00737CCE">
            <w:pPr>
              <w:spacing w:after="0" w:line="240" w:lineRule="auto"/>
              <w:jc w:val="both"/>
              <w:rPr>
                <w:rFonts w:eastAsia="Times New Roman" w:cs="Times New Roman"/>
                <w:color w:val="000000"/>
                <w:sz w:val="22"/>
              </w:rPr>
              <w:pPrChange w:id="201" w:author="cleofa kadeha" w:date="2018-01-08T10:32:00Z">
                <w:pPr>
                  <w:spacing w:after="0" w:line="240" w:lineRule="auto"/>
                  <w:jc w:val="right"/>
                </w:pPr>
              </w:pPrChange>
            </w:pPr>
            <w:r w:rsidRPr="00C2323A">
              <w:rPr>
                <w:rFonts w:eastAsia="Times New Roman" w:cs="Times New Roman"/>
                <w:color w:val="000000"/>
                <w:sz w:val="22"/>
              </w:rPr>
              <w:t>935</w:t>
            </w:r>
          </w:p>
        </w:tc>
        <w:tc>
          <w:tcPr>
            <w:tcW w:w="821" w:type="dxa"/>
            <w:tcBorders>
              <w:top w:val="nil"/>
              <w:left w:val="nil"/>
              <w:bottom w:val="single" w:sz="4" w:space="0" w:color="auto"/>
              <w:right w:val="single" w:sz="4" w:space="0" w:color="auto"/>
            </w:tcBorders>
            <w:shd w:val="clear" w:color="auto" w:fill="auto"/>
            <w:noWrap/>
            <w:vAlign w:val="bottom"/>
            <w:hideMark/>
          </w:tcPr>
          <w:p w14:paraId="16850E96" w14:textId="77777777" w:rsidR="00737CCE" w:rsidRPr="00C2323A" w:rsidRDefault="00737CCE">
            <w:pPr>
              <w:spacing w:after="0" w:line="240" w:lineRule="auto"/>
              <w:jc w:val="both"/>
              <w:rPr>
                <w:rFonts w:eastAsia="Times New Roman" w:cs="Times New Roman"/>
                <w:color w:val="000000"/>
                <w:sz w:val="22"/>
              </w:rPr>
              <w:pPrChange w:id="202" w:author="cleofa kadeha" w:date="2018-01-08T10:32:00Z">
                <w:pPr>
                  <w:spacing w:after="0" w:line="240" w:lineRule="auto"/>
                  <w:jc w:val="right"/>
                </w:pPr>
              </w:pPrChange>
            </w:pPr>
            <w:r w:rsidRPr="00C2323A">
              <w:rPr>
                <w:rFonts w:eastAsia="Times New Roman" w:cs="Times New Roman"/>
                <w:color w:val="000000"/>
                <w:sz w:val="22"/>
              </w:rPr>
              <w:t>31.167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098D40D3" w14:textId="77777777" w:rsidR="00737CCE" w:rsidRPr="00C2323A" w:rsidRDefault="00737CCE">
            <w:pPr>
              <w:spacing w:after="0" w:line="240" w:lineRule="auto"/>
              <w:jc w:val="both"/>
              <w:rPr>
                <w:rFonts w:eastAsia="Times New Roman" w:cs="Times New Roman"/>
                <w:color w:val="000000"/>
                <w:sz w:val="22"/>
              </w:rPr>
              <w:pPrChange w:id="203" w:author="cleofa kadeha" w:date="2018-01-08T10:32:00Z">
                <w:pPr>
                  <w:spacing w:after="0" w:line="240" w:lineRule="auto"/>
                  <w:jc w:val="right"/>
                </w:pPr>
              </w:pPrChange>
            </w:pPr>
            <w:r w:rsidRPr="00C2323A">
              <w:rPr>
                <w:rFonts w:eastAsia="Times New Roman" w:cs="Times New Roman"/>
                <w:color w:val="000000"/>
                <w:sz w:val="22"/>
              </w:rPr>
              <w:t>5.000</w:t>
            </w:r>
          </w:p>
        </w:tc>
        <w:tc>
          <w:tcPr>
            <w:tcW w:w="340" w:type="dxa"/>
            <w:tcBorders>
              <w:top w:val="nil"/>
              <w:left w:val="nil"/>
              <w:bottom w:val="nil"/>
              <w:right w:val="nil"/>
            </w:tcBorders>
            <w:shd w:val="clear" w:color="auto" w:fill="auto"/>
            <w:noWrap/>
            <w:vAlign w:val="bottom"/>
            <w:hideMark/>
          </w:tcPr>
          <w:p w14:paraId="0AFC9833" w14:textId="77777777" w:rsidR="00737CCE" w:rsidRPr="00C2323A" w:rsidRDefault="00737CCE">
            <w:pPr>
              <w:spacing w:after="0" w:line="240" w:lineRule="auto"/>
              <w:jc w:val="both"/>
              <w:rPr>
                <w:rFonts w:eastAsia="Times New Roman" w:cs="Times New Roman"/>
                <w:color w:val="000000"/>
                <w:sz w:val="22"/>
              </w:rPr>
              <w:pPrChange w:id="20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1767A330" w14:textId="77777777" w:rsidR="00737CCE" w:rsidRPr="00C2323A" w:rsidRDefault="00737CCE">
            <w:pPr>
              <w:spacing w:after="0" w:line="240" w:lineRule="auto"/>
              <w:jc w:val="both"/>
              <w:rPr>
                <w:rFonts w:eastAsia="Times New Roman" w:cs="Times New Roman"/>
                <w:color w:val="000000"/>
                <w:sz w:val="22"/>
              </w:rPr>
              <w:pPrChange w:id="205" w:author="cleofa kadeha" w:date="2018-01-08T10:32:00Z">
                <w:pPr>
                  <w:spacing w:after="0" w:line="240" w:lineRule="auto"/>
                  <w:jc w:val="right"/>
                </w:pPr>
              </w:pPrChange>
            </w:pPr>
            <w:r w:rsidRPr="00C2323A">
              <w:rPr>
                <w:rFonts w:eastAsia="Times New Roman" w:cs="Times New Roman"/>
                <w:color w:val="000000"/>
                <w:sz w:val="22"/>
              </w:rPr>
              <w:t>785</w:t>
            </w:r>
          </w:p>
        </w:tc>
        <w:tc>
          <w:tcPr>
            <w:tcW w:w="821" w:type="dxa"/>
            <w:tcBorders>
              <w:top w:val="nil"/>
              <w:left w:val="nil"/>
              <w:bottom w:val="single" w:sz="4" w:space="0" w:color="auto"/>
              <w:right w:val="single" w:sz="4" w:space="0" w:color="auto"/>
            </w:tcBorders>
            <w:shd w:val="clear" w:color="auto" w:fill="auto"/>
            <w:noWrap/>
            <w:vAlign w:val="bottom"/>
            <w:hideMark/>
          </w:tcPr>
          <w:p w14:paraId="7DEC26ED" w14:textId="77777777" w:rsidR="00737CCE" w:rsidRPr="00C2323A" w:rsidRDefault="00737CCE">
            <w:pPr>
              <w:spacing w:after="0" w:line="240" w:lineRule="auto"/>
              <w:jc w:val="both"/>
              <w:rPr>
                <w:rFonts w:eastAsia="Times New Roman" w:cs="Times New Roman"/>
                <w:color w:val="000000"/>
                <w:sz w:val="22"/>
              </w:rPr>
              <w:pPrChange w:id="206" w:author="cleofa kadeha" w:date="2018-01-08T10:32:00Z">
                <w:pPr>
                  <w:spacing w:after="0" w:line="240" w:lineRule="auto"/>
                  <w:jc w:val="right"/>
                </w:pPr>
              </w:pPrChange>
            </w:pPr>
            <w:r w:rsidRPr="00C2323A">
              <w:rPr>
                <w:rFonts w:eastAsia="Times New Roman" w:cs="Times New Roman"/>
                <w:color w:val="000000"/>
                <w:sz w:val="22"/>
              </w:rPr>
              <w:t>26.167</w:t>
            </w:r>
          </w:p>
        </w:tc>
        <w:tc>
          <w:tcPr>
            <w:tcW w:w="1047" w:type="dxa"/>
            <w:tcBorders>
              <w:top w:val="nil"/>
              <w:left w:val="nil"/>
              <w:bottom w:val="single" w:sz="4" w:space="0" w:color="auto"/>
              <w:right w:val="nil"/>
            </w:tcBorders>
            <w:shd w:val="clear" w:color="auto" w:fill="ACB9CA" w:themeFill="text2" w:themeFillTint="66"/>
            <w:noWrap/>
            <w:vAlign w:val="bottom"/>
            <w:hideMark/>
          </w:tcPr>
          <w:p w14:paraId="679E3EAB" w14:textId="77777777" w:rsidR="00737CCE" w:rsidRPr="00C2323A" w:rsidRDefault="00737CCE">
            <w:pPr>
              <w:spacing w:after="0" w:line="240" w:lineRule="auto"/>
              <w:jc w:val="both"/>
              <w:rPr>
                <w:rFonts w:eastAsia="Times New Roman" w:cs="Times New Roman"/>
                <w:color w:val="000000"/>
                <w:sz w:val="22"/>
              </w:rPr>
              <w:pPrChange w:id="207" w:author="cleofa kadeha" w:date="2018-01-08T10:32:00Z">
                <w:pPr>
                  <w:spacing w:after="0" w:line="240" w:lineRule="auto"/>
                  <w:jc w:val="right"/>
                </w:pPr>
              </w:pPrChange>
            </w:pPr>
            <w:r w:rsidRPr="00C2323A">
              <w:rPr>
                <w:rFonts w:eastAsia="Times New Roman" w:cs="Times New Roman"/>
                <w:color w:val="000000"/>
                <w:sz w:val="22"/>
              </w:rPr>
              <w:t>5.500</w:t>
            </w:r>
          </w:p>
        </w:tc>
        <w:tc>
          <w:tcPr>
            <w:tcW w:w="400" w:type="dxa"/>
            <w:tcBorders>
              <w:top w:val="nil"/>
              <w:left w:val="nil"/>
              <w:bottom w:val="nil"/>
              <w:right w:val="nil"/>
            </w:tcBorders>
            <w:shd w:val="clear" w:color="auto" w:fill="auto"/>
            <w:noWrap/>
            <w:vAlign w:val="bottom"/>
            <w:hideMark/>
          </w:tcPr>
          <w:p w14:paraId="3CD7079A" w14:textId="77777777" w:rsidR="00737CCE" w:rsidRPr="00C2323A" w:rsidRDefault="00737CCE">
            <w:pPr>
              <w:spacing w:after="0" w:line="240" w:lineRule="auto"/>
              <w:jc w:val="both"/>
              <w:rPr>
                <w:rFonts w:eastAsia="Times New Roman" w:cs="Times New Roman"/>
                <w:color w:val="000000"/>
                <w:sz w:val="22"/>
              </w:rPr>
              <w:pPrChange w:id="20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204B84DA" w14:textId="77777777" w:rsidR="00737CCE" w:rsidRPr="00C2323A" w:rsidRDefault="00737CCE">
            <w:pPr>
              <w:spacing w:after="0" w:line="240" w:lineRule="auto"/>
              <w:jc w:val="both"/>
              <w:rPr>
                <w:rFonts w:eastAsia="Times New Roman" w:cs="Times New Roman"/>
                <w:color w:val="000000"/>
                <w:sz w:val="22"/>
              </w:rPr>
              <w:pPrChange w:id="209" w:author="cleofa kadeha" w:date="2018-01-08T10:32:00Z">
                <w:pPr>
                  <w:spacing w:after="0" w:line="240" w:lineRule="auto"/>
                  <w:jc w:val="right"/>
                </w:pPr>
              </w:pPrChange>
            </w:pPr>
            <w:r w:rsidRPr="00C2323A">
              <w:rPr>
                <w:rFonts w:eastAsia="Times New Roman" w:cs="Times New Roman"/>
                <w:color w:val="000000"/>
                <w:sz w:val="22"/>
              </w:rPr>
              <w:t>25.85</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0C3453E0" w14:textId="77777777" w:rsidR="00737CCE" w:rsidRPr="00C2323A" w:rsidRDefault="00737CCE">
            <w:pPr>
              <w:spacing w:after="0" w:line="240" w:lineRule="auto"/>
              <w:jc w:val="both"/>
              <w:rPr>
                <w:rFonts w:eastAsia="Times New Roman" w:cs="Times New Roman"/>
                <w:color w:val="000000"/>
                <w:sz w:val="22"/>
              </w:rPr>
              <w:pPrChange w:id="210" w:author="cleofa kadeha" w:date="2018-01-08T10:32:00Z">
                <w:pPr>
                  <w:spacing w:after="0" w:line="240" w:lineRule="auto"/>
                  <w:jc w:val="right"/>
                </w:pPr>
              </w:pPrChange>
            </w:pPr>
            <w:r w:rsidRPr="00C2323A">
              <w:rPr>
                <w:rFonts w:eastAsia="Times New Roman" w:cs="Times New Roman"/>
                <w:color w:val="000000"/>
                <w:sz w:val="22"/>
              </w:rPr>
              <w:t>5.72</w:t>
            </w:r>
          </w:p>
        </w:tc>
      </w:tr>
      <w:tr w:rsidR="00737CCE" w:rsidRPr="00C2323A" w14:paraId="0DB01BF5"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7AAD102B" w14:textId="77777777" w:rsidR="00737CCE" w:rsidRPr="00C2323A" w:rsidRDefault="00737CCE">
            <w:pPr>
              <w:spacing w:after="0" w:line="240" w:lineRule="auto"/>
              <w:jc w:val="both"/>
              <w:rPr>
                <w:rFonts w:eastAsia="Times New Roman" w:cs="Times New Roman"/>
                <w:color w:val="000000"/>
                <w:sz w:val="22"/>
              </w:rPr>
              <w:pPrChange w:id="211" w:author="cleofa kadeha" w:date="2018-01-08T10:32:00Z">
                <w:pPr>
                  <w:spacing w:after="0" w:line="240" w:lineRule="auto"/>
                  <w:jc w:val="right"/>
                </w:pPr>
              </w:pPrChange>
            </w:pPr>
            <w:r w:rsidRPr="00C2323A">
              <w:rPr>
                <w:rFonts w:eastAsia="Times New Roman" w:cs="Times New Roman"/>
                <w:color w:val="000000"/>
                <w:sz w:val="22"/>
              </w:rPr>
              <w:t>980</w:t>
            </w:r>
          </w:p>
        </w:tc>
        <w:tc>
          <w:tcPr>
            <w:tcW w:w="821" w:type="dxa"/>
            <w:tcBorders>
              <w:top w:val="nil"/>
              <w:left w:val="nil"/>
              <w:bottom w:val="single" w:sz="4" w:space="0" w:color="auto"/>
              <w:right w:val="single" w:sz="4" w:space="0" w:color="auto"/>
            </w:tcBorders>
            <w:shd w:val="clear" w:color="auto" w:fill="auto"/>
            <w:noWrap/>
            <w:vAlign w:val="bottom"/>
            <w:hideMark/>
          </w:tcPr>
          <w:p w14:paraId="5C523C34" w14:textId="77777777" w:rsidR="00737CCE" w:rsidRPr="00C2323A" w:rsidRDefault="00737CCE">
            <w:pPr>
              <w:spacing w:after="0" w:line="240" w:lineRule="auto"/>
              <w:jc w:val="both"/>
              <w:rPr>
                <w:rFonts w:eastAsia="Times New Roman" w:cs="Times New Roman"/>
                <w:color w:val="000000"/>
                <w:sz w:val="22"/>
              </w:rPr>
              <w:pPrChange w:id="212" w:author="cleofa kadeha" w:date="2018-01-08T10:32:00Z">
                <w:pPr>
                  <w:spacing w:after="0" w:line="240" w:lineRule="auto"/>
                  <w:jc w:val="right"/>
                </w:pPr>
              </w:pPrChange>
            </w:pPr>
            <w:r w:rsidRPr="00C2323A">
              <w:rPr>
                <w:rFonts w:eastAsia="Times New Roman" w:cs="Times New Roman"/>
                <w:color w:val="000000"/>
                <w:sz w:val="22"/>
              </w:rPr>
              <w:t>32.667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59DC7706" w14:textId="77777777" w:rsidR="00737CCE" w:rsidRPr="00C2323A" w:rsidRDefault="00737CCE">
            <w:pPr>
              <w:spacing w:after="0" w:line="240" w:lineRule="auto"/>
              <w:jc w:val="both"/>
              <w:rPr>
                <w:rFonts w:eastAsia="Times New Roman" w:cs="Times New Roman"/>
                <w:color w:val="000000"/>
                <w:sz w:val="22"/>
              </w:rPr>
              <w:pPrChange w:id="213" w:author="cleofa kadeha" w:date="2018-01-08T10:32:00Z">
                <w:pPr>
                  <w:spacing w:after="0" w:line="240" w:lineRule="auto"/>
                  <w:jc w:val="right"/>
                </w:pPr>
              </w:pPrChange>
            </w:pPr>
            <w:r w:rsidRPr="00C2323A">
              <w:rPr>
                <w:rFonts w:eastAsia="Times New Roman" w:cs="Times New Roman"/>
                <w:color w:val="000000"/>
                <w:sz w:val="22"/>
              </w:rPr>
              <w:t>1.500</w:t>
            </w:r>
          </w:p>
        </w:tc>
        <w:tc>
          <w:tcPr>
            <w:tcW w:w="340" w:type="dxa"/>
            <w:tcBorders>
              <w:top w:val="nil"/>
              <w:left w:val="nil"/>
              <w:bottom w:val="nil"/>
              <w:right w:val="nil"/>
            </w:tcBorders>
            <w:shd w:val="clear" w:color="auto" w:fill="auto"/>
            <w:noWrap/>
            <w:vAlign w:val="bottom"/>
            <w:hideMark/>
          </w:tcPr>
          <w:p w14:paraId="79CEFCBD" w14:textId="77777777" w:rsidR="00737CCE" w:rsidRPr="00C2323A" w:rsidRDefault="00737CCE">
            <w:pPr>
              <w:spacing w:after="0" w:line="240" w:lineRule="auto"/>
              <w:jc w:val="both"/>
              <w:rPr>
                <w:rFonts w:eastAsia="Times New Roman" w:cs="Times New Roman"/>
                <w:color w:val="000000"/>
                <w:sz w:val="22"/>
              </w:rPr>
              <w:pPrChange w:id="21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14C2DD84" w14:textId="77777777" w:rsidR="00737CCE" w:rsidRPr="00C2323A" w:rsidRDefault="00737CCE">
            <w:pPr>
              <w:spacing w:after="0" w:line="240" w:lineRule="auto"/>
              <w:jc w:val="both"/>
              <w:rPr>
                <w:rFonts w:eastAsia="Times New Roman" w:cs="Times New Roman"/>
                <w:color w:val="000000"/>
                <w:sz w:val="22"/>
              </w:rPr>
              <w:pPrChange w:id="215" w:author="cleofa kadeha" w:date="2018-01-08T10:32:00Z">
                <w:pPr>
                  <w:spacing w:after="0" w:line="240" w:lineRule="auto"/>
                  <w:jc w:val="right"/>
                </w:pPr>
              </w:pPrChange>
            </w:pPr>
            <w:r w:rsidRPr="00C2323A">
              <w:rPr>
                <w:rFonts w:eastAsia="Times New Roman" w:cs="Times New Roman"/>
                <w:color w:val="000000"/>
                <w:sz w:val="22"/>
              </w:rPr>
              <w:t>935</w:t>
            </w:r>
          </w:p>
        </w:tc>
        <w:tc>
          <w:tcPr>
            <w:tcW w:w="821" w:type="dxa"/>
            <w:tcBorders>
              <w:top w:val="nil"/>
              <w:left w:val="nil"/>
              <w:bottom w:val="single" w:sz="4" w:space="0" w:color="auto"/>
              <w:right w:val="single" w:sz="4" w:space="0" w:color="auto"/>
            </w:tcBorders>
            <w:shd w:val="clear" w:color="auto" w:fill="auto"/>
            <w:noWrap/>
            <w:vAlign w:val="bottom"/>
            <w:hideMark/>
          </w:tcPr>
          <w:p w14:paraId="12B8D85D" w14:textId="77777777" w:rsidR="00737CCE" w:rsidRPr="00C2323A" w:rsidRDefault="00737CCE">
            <w:pPr>
              <w:spacing w:after="0" w:line="240" w:lineRule="auto"/>
              <w:jc w:val="both"/>
              <w:rPr>
                <w:rFonts w:eastAsia="Times New Roman" w:cs="Times New Roman"/>
                <w:color w:val="000000"/>
                <w:sz w:val="22"/>
              </w:rPr>
              <w:pPrChange w:id="216" w:author="cleofa kadeha" w:date="2018-01-08T10:32:00Z">
                <w:pPr>
                  <w:spacing w:after="0" w:line="240" w:lineRule="auto"/>
                  <w:jc w:val="right"/>
                </w:pPr>
              </w:pPrChange>
            </w:pPr>
            <w:r w:rsidRPr="00C2323A">
              <w:rPr>
                <w:rFonts w:eastAsia="Times New Roman" w:cs="Times New Roman"/>
                <w:color w:val="000000"/>
                <w:sz w:val="22"/>
              </w:rPr>
              <w:t>31.167</w:t>
            </w:r>
          </w:p>
        </w:tc>
        <w:tc>
          <w:tcPr>
            <w:tcW w:w="1047" w:type="dxa"/>
            <w:tcBorders>
              <w:top w:val="nil"/>
              <w:left w:val="nil"/>
              <w:bottom w:val="single" w:sz="4" w:space="0" w:color="auto"/>
              <w:right w:val="nil"/>
            </w:tcBorders>
            <w:shd w:val="clear" w:color="auto" w:fill="ACB9CA" w:themeFill="text2" w:themeFillTint="66"/>
            <w:noWrap/>
            <w:vAlign w:val="bottom"/>
            <w:hideMark/>
          </w:tcPr>
          <w:p w14:paraId="58511F3B" w14:textId="77777777" w:rsidR="00737CCE" w:rsidRPr="00C2323A" w:rsidRDefault="00737CCE">
            <w:pPr>
              <w:spacing w:after="0" w:line="240" w:lineRule="auto"/>
              <w:jc w:val="both"/>
              <w:rPr>
                <w:rFonts w:eastAsia="Times New Roman" w:cs="Times New Roman"/>
                <w:color w:val="000000"/>
                <w:sz w:val="22"/>
              </w:rPr>
              <w:pPrChange w:id="217" w:author="cleofa kadeha" w:date="2018-01-08T10:32:00Z">
                <w:pPr>
                  <w:spacing w:after="0" w:line="240" w:lineRule="auto"/>
                  <w:jc w:val="right"/>
                </w:pPr>
              </w:pPrChange>
            </w:pPr>
            <w:r w:rsidRPr="00C2323A">
              <w:rPr>
                <w:rFonts w:eastAsia="Times New Roman" w:cs="Times New Roman"/>
                <w:color w:val="000000"/>
                <w:sz w:val="22"/>
              </w:rPr>
              <w:t>5.000</w:t>
            </w:r>
          </w:p>
        </w:tc>
        <w:tc>
          <w:tcPr>
            <w:tcW w:w="400" w:type="dxa"/>
            <w:tcBorders>
              <w:top w:val="nil"/>
              <w:left w:val="nil"/>
              <w:bottom w:val="nil"/>
              <w:right w:val="nil"/>
            </w:tcBorders>
            <w:shd w:val="clear" w:color="auto" w:fill="auto"/>
            <w:noWrap/>
            <w:vAlign w:val="bottom"/>
            <w:hideMark/>
          </w:tcPr>
          <w:p w14:paraId="3B280428" w14:textId="77777777" w:rsidR="00737CCE" w:rsidRPr="00C2323A" w:rsidRDefault="00737CCE">
            <w:pPr>
              <w:spacing w:after="0" w:line="240" w:lineRule="auto"/>
              <w:jc w:val="both"/>
              <w:rPr>
                <w:rFonts w:eastAsia="Times New Roman" w:cs="Times New Roman"/>
                <w:color w:val="000000"/>
                <w:sz w:val="22"/>
              </w:rPr>
              <w:pPrChange w:id="21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093457B0" w14:textId="77777777" w:rsidR="00737CCE" w:rsidRPr="00C2323A" w:rsidRDefault="00737CCE">
            <w:pPr>
              <w:spacing w:after="0" w:line="240" w:lineRule="auto"/>
              <w:jc w:val="both"/>
              <w:rPr>
                <w:rFonts w:eastAsia="Times New Roman" w:cs="Times New Roman"/>
                <w:color w:val="000000"/>
                <w:sz w:val="22"/>
              </w:rPr>
              <w:pPrChange w:id="219" w:author="cleofa kadeha" w:date="2018-01-08T10:32:00Z">
                <w:pPr>
                  <w:spacing w:after="0" w:line="240" w:lineRule="auto"/>
                  <w:jc w:val="right"/>
                </w:pPr>
              </w:pPrChange>
            </w:pPr>
            <w:r w:rsidRPr="00C2323A">
              <w:rPr>
                <w:rFonts w:eastAsia="Times New Roman" w:cs="Times New Roman"/>
                <w:color w:val="000000"/>
                <w:sz w:val="22"/>
              </w:rPr>
              <w:t>30.54</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3814B6A8" w14:textId="77777777" w:rsidR="00737CCE" w:rsidRPr="00C2323A" w:rsidRDefault="00737CCE">
            <w:pPr>
              <w:spacing w:after="0" w:line="240" w:lineRule="auto"/>
              <w:jc w:val="both"/>
              <w:rPr>
                <w:rFonts w:eastAsia="Times New Roman" w:cs="Times New Roman"/>
                <w:color w:val="000000"/>
                <w:sz w:val="22"/>
              </w:rPr>
              <w:pPrChange w:id="220" w:author="cleofa kadeha" w:date="2018-01-08T10:32:00Z">
                <w:pPr>
                  <w:spacing w:after="0" w:line="240" w:lineRule="auto"/>
                  <w:jc w:val="right"/>
                </w:pPr>
              </w:pPrChange>
            </w:pPr>
            <w:r w:rsidRPr="00C2323A">
              <w:rPr>
                <w:rFonts w:eastAsia="Times New Roman" w:cs="Times New Roman"/>
                <w:color w:val="000000"/>
                <w:sz w:val="22"/>
              </w:rPr>
              <w:t>4.69</w:t>
            </w:r>
          </w:p>
        </w:tc>
      </w:tr>
      <w:tr w:rsidR="00737CCE" w:rsidRPr="00C2323A" w14:paraId="69AFE690"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382D4013" w14:textId="77777777" w:rsidR="00737CCE" w:rsidRPr="00C2323A" w:rsidRDefault="00737CCE">
            <w:pPr>
              <w:spacing w:after="0" w:line="240" w:lineRule="auto"/>
              <w:jc w:val="both"/>
              <w:rPr>
                <w:rFonts w:eastAsia="Times New Roman" w:cs="Times New Roman"/>
                <w:color w:val="000000"/>
                <w:sz w:val="22"/>
              </w:rPr>
              <w:pPrChange w:id="221" w:author="cleofa kadeha" w:date="2018-01-08T10:32:00Z">
                <w:pPr>
                  <w:spacing w:after="0" w:line="240" w:lineRule="auto"/>
                  <w:jc w:val="right"/>
                </w:pPr>
              </w:pPrChange>
            </w:pPr>
            <w:r w:rsidRPr="00C2323A">
              <w:rPr>
                <w:rFonts w:eastAsia="Times New Roman" w:cs="Times New Roman"/>
                <w:color w:val="000000"/>
                <w:sz w:val="22"/>
              </w:rPr>
              <w:t>1060</w:t>
            </w:r>
          </w:p>
        </w:tc>
        <w:tc>
          <w:tcPr>
            <w:tcW w:w="821" w:type="dxa"/>
            <w:tcBorders>
              <w:top w:val="nil"/>
              <w:left w:val="nil"/>
              <w:bottom w:val="single" w:sz="4" w:space="0" w:color="auto"/>
              <w:right w:val="single" w:sz="4" w:space="0" w:color="auto"/>
            </w:tcBorders>
            <w:shd w:val="clear" w:color="auto" w:fill="auto"/>
            <w:noWrap/>
            <w:vAlign w:val="bottom"/>
            <w:hideMark/>
          </w:tcPr>
          <w:p w14:paraId="3AFFE9FA" w14:textId="77777777" w:rsidR="00737CCE" w:rsidRPr="00C2323A" w:rsidRDefault="00737CCE">
            <w:pPr>
              <w:spacing w:after="0" w:line="240" w:lineRule="auto"/>
              <w:jc w:val="both"/>
              <w:rPr>
                <w:rFonts w:eastAsia="Times New Roman" w:cs="Times New Roman"/>
                <w:color w:val="000000"/>
                <w:sz w:val="22"/>
              </w:rPr>
              <w:pPrChange w:id="222" w:author="cleofa kadeha" w:date="2018-01-08T10:32:00Z">
                <w:pPr>
                  <w:spacing w:after="0" w:line="240" w:lineRule="auto"/>
                  <w:jc w:val="right"/>
                </w:pPr>
              </w:pPrChange>
            </w:pPr>
            <w:r w:rsidRPr="00C2323A">
              <w:rPr>
                <w:rFonts w:eastAsia="Times New Roman" w:cs="Times New Roman"/>
                <w:color w:val="000000"/>
                <w:sz w:val="22"/>
              </w:rPr>
              <w:t>35.333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06BFE3D5" w14:textId="77777777" w:rsidR="00737CCE" w:rsidRPr="00C2323A" w:rsidRDefault="00737CCE">
            <w:pPr>
              <w:spacing w:after="0" w:line="240" w:lineRule="auto"/>
              <w:jc w:val="both"/>
              <w:rPr>
                <w:rFonts w:eastAsia="Times New Roman" w:cs="Times New Roman"/>
                <w:color w:val="000000"/>
                <w:sz w:val="22"/>
              </w:rPr>
              <w:pPrChange w:id="223" w:author="cleofa kadeha" w:date="2018-01-08T10:32:00Z">
                <w:pPr>
                  <w:spacing w:after="0" w:line="240" w:lineRule="auto"/>
                  <w:jc w:val="right"/>
                </w:pPr>
              </w:pPrChange>
            </w:pPr>
            <w:r w:rsidRPr="00C2323A">
              <w:rPr>
                <w:rFonts w:eastAsia="Times New Roman" w:cs="Times New Roman"/>
                <w:color w:val="000000"/>
                <w:sz w:val="22"/>
              </w:rPr>
              <w:t>2.667</w:t>
            </w:r>
          </w:p>
        </w:tc>
        <w:tc>
          <w:tcPr>
            <w:tcW w:w="340" w:type="dxa"/>
            <w:tcBorders>
              <w:top w:val="nil"/>
              <w:left w:val="nil"/>
              <w:bottom w:val="nil"/>
              <w:right w:val="nil"/>
            </w:tcBorders>
            <w:shd w:val="clear" w:color="auto" w:fill="auto"/>
            <w:noWrap/>
            <w:vAlign w:val="bottom"/>
            <w:hideMark/>
          </w:tcPr>
          <w:p w14:paraId="0A9404D9" w14:textId="77777777" w:rsidR="00737CCE" w:rsidRPr="00C2323A" w:rsidRDefault="00737CCE">
            <w:pPr>
              <w:spacing w:after="0" w:line="240" w:lineRule="auto"/>
              <w:jc w:val="both"/>
              <w:rPr>
                <w:rFonts w:eastAsia="Times New Roman" w:cs="Times New Roman"/>
                <w:color w:val="000000"/>
                <w:sz w:val="22"/>
              </w:rPr>
              <w:pPrChange w:id="22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6B8AC196" w14:textId="77777777" w:rsidR="00737CCE" w:rsidRPr="00C2323A" w:rsidRDefault="00737CCE">
            <w:pPr>
              <w:spacing w:after="0" w:line="240" w:lineRule="auto"/>
              <w:jc w:val="both"/>
              <w:rPr>
                <w:rFonts w:eastAsia="Times New Roman" w:cs="Times New Roman"/>
                <w:color w:val="000000"/>
                <w:sz w:val="22"/>
              </w:rPr>
              <w:pPrChange w:id="225" w:author="cleofa kadeha" w:date="2018-01-08T10:32:00Z">
                <w:pPr>
                  <w:spacing w:after="0" w:line="240" w:lineRule="auto"/>
                  <w:jc w:val="right"/>
                </w:pPr>
              </w:pPrChange>
            </w:pPr>
            <w:r w:rsidRPr="00C2323A">
              <w:rPr>
                <w:rFonts w:eastAsia="Times New Roman" w:cs="Times New Roman"/>
                <w:color w:val="000000"/>
                <w:sz w:val="22"/>
              </w:rPr>
              <w:t>980</w:t>
            </w:r>
          </w:p>
        </w:tc>
        <w:tc>
          <w:tcPr>
            <w:tcW w:w="821" w:type="dxa"/>
            <w:tcBorders>
              <w:top w:val="nil"/>
              <w:left w:val="nil"/>
              <w:bottom w:val="single" w:sz="4" w:space="0" w:color="auto"/>
              <w:right w:val="single" w:sz="4" w:space="0" w:color="auto"/>
            </w:tcBorders>
            <w:shd w:val="clear" w:color="auto" w:fill="auto"/>
            <w:noWrap/>
            <w:vAlign w:val="bottom"/>
            <w:hideMark/>
          </w:tcPr>
          <w:p w14:paraId="45317FA4" w14:textId="77777777" w:rsidR="00737CCE" w:rsidRPr="00C2323A" w:rsidRDefault="00737CCE">
            <w:pPr>
              <w:spacing w:after="0" w:line="240" w:lineRule="auto"/>
              <w:jc w:val="both"/>
              <w:rPr>
                <w:rFonts w:eastAsia="Times New Roman" w:cs="Times New Roman"/>
                <w:color w:val="000000"/>
                <w:sz w:val="22"/>
              </w:rPr>
              <w:pPrChange w:id="226" w:author="cleofa kadeha" w:date="2018-01-08T10:32:00Z">
                <w:pPr>
                  <w:spacing w:after="0" w:line="240" w:lineRule="auto"/>
                  <w:jc w:val="right"/>
                </w:pPr>
              </w:pPrChange>
            </w:pPr>
            <w:r w:rsidRPr="00C2323A">
              <w:rPr>
                <w:rFonts w:eastAsia="Times New Roman" w:cs="Times New Roman"/>
                <w:color w:val="000000"/>
                <w:sz w:val="22"/>
              </w:rPr>
              <w:t>32.667</w:t>
            </w:r>
          </w:p>
        </w:tc>
        <w:tc>
          <w:tcPr>
            <w:tcW w:w="1047" w:type="dxa"/>
            <w:tcBorders>
              <w:top w:val="nil"/>
              <w:left w:val="nil"/>
              <w:bottom w:val="single" w:sz="4" w:space="0" w:color="auto"/>
              <w:right w:val="nil"/>
            </w:tcBorders>
            <w:shd w:val="clear" w:color="auto" w:fill="ACB9CA" w:themeFill="text2" w:themeFillTint="66"/>
            <w:noWrap/>
            <w:vAlign w:val="bottom"/>
            <w:hideMark/>
          </w:tcPr>
          <w:p w14:paraId="16FAA301" w14:textId="77777777" w:rsidR="00737CCE" w:rsidRPr="00C2323A" w:rsidRDefault="00737CCE">
            <w:pPr>
              <w:spacing w:after="0" w:line="240" w:lineRule="auto"/>
              <w:jc w:val="both"/>
              <w:rPr>
                <w:rFonts w:eastAsia="Times New Roman" w:cs="Times New Roman"/>
                <w:color w:val="000000"/>
                <w:sz w:val="22"/>
              </w:rPr>
              <w:pPrChange w:id="227" w:author="cleofa kadeha" w:date="2018-01-08T10:32:00Z">
                <w:pPr>
                  <w:spacing w:after="0" w:line="240" w:lineRule="auto"/>
                  <w:jc w:val="right"/>
                </w:pPr>
              </w:pPrChange>
            </w:pPr>
            <w:r w:rsidRPr="00C2323A">
              <w:rPr>
                <w:rFonts w:eastAsia="Times New Roman" w:cs="Times New Roman"/>
                <w:color w:val="000000"/>
                <w:sz w:val="22"/>
              </w:rPr>
              <w:t>1.500</w:t>
            </w:r>
          </w:p>
        </w:tc>
        <w:tc>
          <w:tcPr>
            <w:tcW w:w="400" w:type="dxa"/>
            <w:tcBorders>
              <w:top w:val="nil"/>
              <w:left w:val="nil"/>
              <w:bottom w:val="nil"/>
              <w:right w:val="nil"/>
            </w:tcBorders>
            <w:shd w:val="clear" w:color="auto" w:fill="auto"/>
            <w:noWrap/>
            <w:vAlign w:val="bottom"/>
            <w:hideMark/>
          </w:tcPr>
          <w:p w14:paraId="284C0A79" w14:textId="77777777" w:rsidR="00737CCE" w:rsidRPr="00C2323A" w:rsidRDefault="00737CCE">
            <w:pPr>
              <w:spacing w:after="0" w:line="240" w:lineRule="auto"/>
              <w:jc w:val="both"/>
              <w:rPr>
                <w:rFonts w:eastAsia="Times New Roman" w:cs="Times New Roman"/>
                <w:color w:val="000000"/>
                <w:sz w:val="22"/>
              </w:rPr>
              <w:pPrChange w:id="22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083A84C6" w14:textId="77777777" w:rsidR="00737CCE" w:rsidRPr="00C2323A" w:rsidRDefault="00737CCE">
            <w:pPr>
              <w:spacing w:after="0" w:line="240" w:lineRule="auto"/>
              <w:jc w:val="both"/>
              <w:rPr>
                <w:rFonts w:eastAsia="Times New Roman" w:cs="Times New Roman"/>
                <w:color w:val="000000"/>
                <w:sz w:val="22"/>
              </w:rPr>
              <w:pPrChange w:id="229" w:author="cleofa kadeha" w:date="2018-01-08T10:32:00Z">
                <w:pPr>
                  <w:spacing w:after="0" w:line="240" w:lineRule="auto"/>
                  <w:jc w:val="right"/>
                </w:pPr>
              </w:pPrChange>
            </w:pPr>
            <w:r w:rsidRPr="00C2323A">
              <w:rPr>
                <w:rFonts w:eastAsia="Times New Roman" w:cs="Times New Roman"/>
                <w:color w:val="000000"/>
                <w:sz w:val="22"/>
              </w:rPr>
              <w:t>32.52</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480457FA" w14:textId="77777777" w:rsidR="00737CCE" w:rsidRPr="00C2323A" w:rsidRDefault="00737CCE">
            <w:pPr>
              <w:spacing w:after="0" w:line="240" w:lineRule="auto"/>
              <w:jc w:val="both"/>
              <w:rPr>
                <w:rFonts w:eastAsia="Times New Roman" w:cs="Times New Roman"/>
                <w:color w:val="000000"/>
                <w:sz w:val="22"/>
              </w:rPr>
              <w:pPrChange w:id="230" w:author="cleofa kadeha" w:date="2018-01-08T10:32:00Z">
                <w:pPr>
                  <w:spacing w:after="0" w:line="240" w:lineRule="auto"/>
                  <w:jc w:val="right"/>
                </w:pPr>
              </w:pPrChange>
            </w:pPr>
            <w:r w:rsidRPr="00C2323A">
              <w:rPr>
                <w:rFonts w:eastAsia="Times New Roman" w:cs="Times New Roman"/>
                <w:color w:val="000000"/>
                <w:sz w:val="22"/>
              </w:rPr>
              <w:t>1.98</w:t>
            </w:r>
          </w:p>
        </w:tc>
      </w:tr>
      <w:tr w:rsidR="00737CCE" w:rsidRPr="00C2323A" w14:paraId="5C524433"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1C2D0CDD" w14:textId="77777777" w:rsidR="00737CCE" w:rsidRPr="00C2323A" w:rsidRDefault="00737CCE">
            <w:pPr>
              <w:spacing w:after="0" w:line="240" w:lineRule="auto"/>
              <w:jc w:val="both"/>
              <w:rPr>
                <w:rFonts w:eastAsia="Times New Roman" w:cs="Times New Roman"/>
                <w:color w:val="000000"/>
                <w:sz w:val="22"/>
              </w:rPr>
              <w:pPrChange w:id="231" w:author="cleofa kadeha" w:date="2018-01-08T10:32:00Z">
                <w:pPr>
                  <w:spacing w:after="0" w:line="240" w:lineRule="auto"/>
                  <w:jc w:val="right"/>
                </w:pPr>
              </w:pPrChange>
            </w:pPr>
            <w:r w:rsidRPr="00C2323A">
              <w:rPr>
                <w:rFonts w:eastAsia="Times New Roman" w:cs="Times New Roman"/>
                <w:color w:val="000000"/>
                <w:sz w:val="22"/>
              </w:rPr>
              <w:t>1151</w:t>
            </w:r>
          </w:p>
        </w:tc>
        <w:tc>
          <w:tcPr>
            <w:tcW w:w="821" w:type="dxa"/>
            <w:tcBorders>
              <w:top w:val="nil"/>
              <w:left w:val="nil"/>
              <w:bottom w:val="single" w:sz="4" w:space="0" w:color="auto"/>
              <w:right w:val="single" w:sz="4" w:space="0" w:color="auto"/>
            </w:tcBorders>
            <w:shd w:val="clear" w:color="auto" w:fill="auto"/>
            <w:noWrap/>
            <w:vAlign w:val="bottom"/>
            <w:hideMark/>
          </w:tcPr>
          <w:p w14:paraId="07533901" w14:textId="77777777" w:rsidR="00737CCE" w:rsidRPr="00C2323A" w:rsidRDefault="00737CCE">
            <w:pPr>
              <w:spacing w:after="0" w:line="240" w:lineRule="auto"/>
              <w:jc w:val="both"/>
              <w:rPr>
                <w:rFonts w:eastAsia="Times New Roman" w:cs="Times New Roman"/>
                <w:color w:val="000000"/>
                <w:sz w:val="22"/>
              </w:rPr>
              <w:pPrChange w:id="232" w:author="cleofa kadeha" w:date="2018-01-08T10:32:00Z">
                <w:pPr>
                  <w:spacing w:after="0" w:line="240" w:lineRule="auto"/>
                  <w:jc w:val="right"/>
                </w:pPr>
              </w:pPrChange>
            </w:pPr>
            <w:r w:rsidRPr="00C2323A">
              <w:rPr>
                <w:rFonts w:eastAsia="Times New Roman" w:cs="Times New Roman"/>
                <w:color w:val="000000"/>
                <w:sz w:val="22"/>
              </w:rPr>
              <w:t>38.367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1EBE901D" w14:textId="77777777" w:rsidR="00737CCE" w:rsidRPr="00C2323A" w:rsidRDefault="00737CCE">
            <w:pPr>
              <w:spacing w:after="0" w:line="240" w:lineRule="auto"/>
              <w:jc w:val="both"/>
              <w:rPr>
                <w:rFonts w:eastAsia="Times New Roman" w:cs="Times New Roman"/>
                <w:color w:val="000000"/>
                <w:sz w:val="22"/>
              </w:rPr>
              <w:pPrChange w:id="233" w:author="cleofa kadeha" w:date="2018-01-08T10:32:00Z">
                <w:pPr>
                  <w:spacing w:after="0" w:line="240" w:lineRule="auto"/>
                  <w:jc w:val="right"/>
                </w:pPr>
              </w:pPrChange>
            </w:pPr>
            <w:r w:rsidRPr="00C2323A">
              <w:rPr>
                <w:rFonts w:eastAsia="Times New Roman" w:cs="Times New Roman"/>
                <w:color w:val="000000"/>
                <w:sz w:val="22"/>
              </w:rPr>
              <w:t>3.033</w:t>
            </w:r>
          </w:p>
        </w:tc>
        <w:tc>
          <w:tcPr>
            <w:tcW w:w="340" w:type="dxa"/>
            <w:tcBorders>
              <w:top w:val="nil"/>
              <w:left w:val="nil"/>
              <w:bottom w:val="nil"/>
              <w:right w:val="nil"/>
            </w:tcBorders>
            <w:shd w:val="clear" w:color="auto" w:fill="auto"/>
            <w:noWrap/>
            <w:vAlign w:val="bottom"/>
            <w:hideMark/>
          </w:tcPr>
          <w:p w14:paraId="0FAB7D95" w14:textId="77777777" w:rsidR="00737CCE" w:rsidRPr="00C2323A" w:rsidRDefault="00737CCE">
            <w:pPr>
              <w:spacing w:after="0" w:line="240" w:lineRule="auto"/>
              <w:jc w:val="both"/>
              <w:rPr>
                <w:rFonts w:eastAsia="Times New Roman" w:cs="Times New Roman"/>
                <w:color w:val="000000"/>
                <w:sz w:val="22"/>
              </w:rPr>
              <w:pPrChange w:id="23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40FD76D3" w14:textId="77777777" w:rsidR="00737CCE" w:rsidRPr="00C2323A" w:rsidRDefault="00737CCE">
            <w:pPr>
              <w:spacing w:after="0" w:line="240" w:lineRule="auto"/>
              <w:jc w:val="both"/>
              <w:rPr>
                <w:rFonts w:eastAsia="Times New Roman" w:cs="Times New Roman"/>
                <w:color w:val="000000"/>
                <w:sz w:val="22"/>
              </w:rPr>
              <w:pPrChange w:id="235" w:author="cleofa kadeha" w:date="2018-01-08T10:32:00Z">
                <w:pPr>
                  <w:spacing w:after="0" w:line="240" w:lineRule="auto"/>
                  <w:jc w:val="right"/>
                </w:pPr>
              </w:pPrChange>
            </w:pPr>
            <w:r w:rsidRPr="00C2323A">
              <w:rPr>
                <w:rFonts w:eastAsia="Times New Roman" w:cs="Times New Roman"/>
                <w:color w:val="000000"/>
                <w:sz w:val="22"/>
              </w:rPr>
              <w:t>1059</w:t>
            </w:r>
          </w:p>
        </w:tc>
        <w:tc>
          <w:tcPr>
            <w:tcW w:w="821" w:type="dxa"/>
            <w:tcBorders>
              <w:top w:val="nil"/>
              <w:left w:val="nil"/>
              <w:bottom w:val="single" w:sz="4" w:space="0" w:color="auto"/>
              <w:right w:val="single" w:sz="4" w:space="0" w:color="auto"/>
            </w:tcBorders>
            <w:shd w:val="clear" w:color="auto" w:fill="auto"/>
            <w:noWrap/>
            <w:vAlign w:val="bottom"/>
            <w:hideMark/>
          </w:tcPr>
          <w:p w14:paraId="56C4513F" w14:textId="77777777" w:rsidR="00737CCE" w:rsidRPr="00C2323A" w:rsidRDefault="00737CCE">
            <w:pPr>
              <w:spacing w:after="0" w:line="240" w:lineRule="auto"/>
              <w:jc w:val="both"/>
              <w:rPr>
                <w:rFonts w:eastAsia="Times New Roman" w:cs="Times New Roman"/>
                <w:color w:val="000000"/>
                <w:sz w:val="22"/>
              </w:rPr>
              <w:pPrChange w:id="236" w:author="cleofa kadeha" w:date="2018-01-08T10:32:00Z">
                <w:pPr>
                  <w:spacing w:after="0" w:line="240" w:lineRule="auto"/>
                  <w:jc w:val="right"/>
                </w:pPr>
              </w:pPrChange>
            </w:pPr>
            <w:r w:rsidRPr="00C2323A">
              <w:rPr>
                <w:rFonts w:eastAsia="Times New Roman" w:cs="Times New Roman"/>
                <w:color w:val="000000"/>
                <w:sz w:val="22"/>
              </w:rPr>
              <w:t>35.300</w:t>
            </w:r>
          </w:p>
        </w:tc>
        <w:tc>
          <w:tcPr>
            <w:tcW w:w="1047" w:type="dxa"/>
            <w:tcBorders>
              <w:top w:val="nil"/>
              <w:left w:val="nil"/>
              <w:bottom w:val="single" w:sz="4" w:space="0" w:color="auto"/>
              <w:right w:val="nil"/>
            </w:tcBorders>
            <w:shd w:val="clear" w:color="auto" w:fill="ACB9CA" w:themeFill="text2" w:themeFillTint="66"/>
            <w:noWrap/>
            <w:vAlign w:val="bottom"/>
            <w:hideMark/>
          </w:tcPr>
          <w:p w14:paraId="446DBA80" w14:textId="77777777" w:rsidR="00737CCE" w:rsidRPr="00C2323A" w:rsidRDefault="00737CCE">
            <w:pPr>
              <w:spacing w:after="0" w:line="240" w:lineRule="auto"/>
              <w:jc w:val="both"/>
              <w:rPr>
                <w:rFonts w:eastAsia="Times New Roman" w:cs="Times New Roman"/>
                <w:color w:val="000000"/>
                <w:sz w:val="22"/>
              </w:rPr>
              <w:pPrChange w:id="237" w:author="cleofa kadeha" w:date="2018-01-08T10:32:00Z">
                <w:pPr>
                  <w:spacing w:after="0" w:line="240" w:lineRule="auto"/>
                  <w:jc w:val="right"/>
                </w:pPr>
              </w:pPrChange>
            </w:pPr>
            <w:r w:rsidRPr="00C2323A">
              <w:rPr>
                <w:rFonts w:eastAsia="Times New Roman" w:cs="Times New Roman"/>
                <w:color w:val="000000"/>
                <w:sz w:val="22"/>
              </w:rPr>
              <w:t>2.633</w:t>
            </w:r>
          </w:p>
        </w:tc>
        <w:tc>
          <w:tcPr>
            <w:tcW w:w="400" w:type="dxa"/>
            <w:tcBorders>
              <w:top w:val="nil"/>
              <w:left w:val="nil"/>
              <w:bottom w:val="nil"/>
              <w:right w:val="nil"/>
            </w:tcBorders>
            <w:shd w:val="clear" w:color="auto" w:fill="auto"/>
            <w:noWrap/>
            <w:vAlign w:val="bottom"/>
            <w:hideMark/>
          </w:tcPr>
          <w:p w14:paraId="40988775" w14:textId="77777777" w:rsidR="00737CCE" w:rsidRPr="00C2323A" w:rsidRDefault="00737CCE">
            <w:pPr>
              <w:spacing w:after="0" w:line="240" w:lineRule="auto"/>
              <w:jc w:val="both"/>
              <w:rPr>
                <w:rFonts w:eastAsia="Times New Roman" w:cs="Times New Roman"/>
                <w:color w:val="000000"/>
                <w:sz w:val="22"/>
              </w:rPr>
              <w:pPrChange w:id="23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36916DDE" w14:textId="77777777" w:rsidR="00737CCE" w:rsidRPr="00C2323A" w:rsidRDefault="00737CCE">
            <w:pPr>
              <w:spacing w:after="0" w:line="240" w:lineRule="auto"/>
              <w:jc w:val="both"/>
              <w:rPr>
                <w:rFonts w:eastAsia="Times New Roman" w:cs="Times New Roman"/>
                <w:color w:val="000000"/>
                <w:sz w:val="22"/>
              </w:rPr>
              <w:pPrChange w:id="239" w:author="cleofa kadeha" w:date="2018-01-08T10:32:00Z">
                <w:pPr>
                  <w:spacing w:after="0" w:line="240" w:lineRule="auto"/>
                  <w:jc w:val="right"/>
                </w:pPr>
              </w:pPrChange>
            </w:pPr>
            <w:r w:rsidRPr="00C2323A">
              <w:rPr>
                <w:rFonts w:eastAsia="Times New Roman" w:cs="Times New Roman"/>
                <w:color w:val="000000"/>
                <w:sz w:val="22"/>
              </w:rPr>
              <w:t>34.65</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0430B9BD" w14:textId="77777777" w:rsidR="00737CCE" w:rsidRPr="00C2323A" w:rsidRDefault="00737CCE">
            <w:pPr>
              <w:spacing w:after="0" w:line="240" w:lineRule="auto"/>
              <w:jc w:val="both"/>
              <w:rPr>
                <w:rFonts w:eastAsia="Times New Roman" w:cs="Times New Roman"/>
                <w:color w:val="000000"/>
                <w:sz w:val="22"/>
              </w:rPr>
              <w:pPrChange w:id="240" w:author="cleofa kadeha" w:date="2018-01-08T10:32:00Z">
                <w:pPr>
                  <w:spacing w:after="0" w:line="240" w:lineRule="auto"/>
                  <w:jc w:val="right"/>
                </w:pPr>
              </w:pPrChange>
            </w:pPr>
            <w:r w:rsidRPr="00C2323A">
              <w:rPr>
                <w:rFonts w:eastAsia="Times New Roman" w:cs="Times New Roman"/>
                <w:color w:val="000000"/>
                <w:sz w:val="22"/>
              </w:rPr>
              <w:t>2.13</w:t>
            </w:r>
          </w:p>
        </w:tc>
      </w:tr>
      <w:tr w:rsidR="00737CCE" w:rsidRPr="00C2323A" w14:paraId="7C748E9C"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5B0F4FBD" w14:textId="77777777" w:rsidR="00737CCE" w:rsidRPr="00C2323A" w:rsidRDefault="00737CCE">
            <w:pPr>
              <w:spacing w:after="0" w:line="240" w:lineRule="auto"/>
              <w:jc w:val="both"/>
              <w:rPr>
                <w:rFonts w:eastAsia="Times New Roman" w:cs="Times New Roman"/>
                <w:color w:val="000000"/>
                <w:sz w:val="22"/>
              </w:rPr>
              <w:pPrChange w:id="241" w:author="cleofa kadeha" w:date="2018-01-08T10:32:00Z">
                <w:pPr>
                  <w:spacing w:after="0" w:line="240" w:lineRule="auto"/>
                  <w:jc w:val="right"/>
                </w:pPr>
              </w:pPrChange>
            </w:pPr>
            <w:r w:rsidRPr="00C2323A">
              <w:rPr>
                <w:rFonts w:eastAsia="Times New Roman" w:cs="Times New Roman"/>
                <w:color w:val="000000"/>
                <w:sz w:val="22"/>
              </w:rPr>
              <w:t>1243</w:t>
            </w:r>
          </w:p>
        </w:tc>
        <w:tc>
          <w:tcPr>
            <w:tcW w:w="821" w:type="dxa"/>
            <w:tcBorders>
              <w:top w:val="nil"/>
              <w:left w:val="nil"/>
              <w:bottom w:val="single" w:sz="4" w:space="0" w:color="auto"/>
              <w:right w:val="single" w:sz="4" w:space="0" w:color="auto"/>
            </w:tcBorders>
            <w:shd w:val="clear" w:color="auto" w:fill="auto"/>
            <w:noWrap/>
            <w:vAlign w:val="bottom"/>
            <w:hideMark/>
          </w:tcPr>
          <w:p w14:paraId="7572DF1F" w14:textId="77777777" w:rsidR="00737CCE" w:rsidRPr="00C2323A" w:rsidRDefault="00737CCE">
            <w:pPr>
              <w:spacing w:after="0" w:line="240" w:lineRule="auto"/>
              <w:jc w:val="both"/>
              <w:rPr>
                <w:rFonts w:eastAsia="Times New Roman" w:cs="Times New Roman"/>
                <w:color w:val="000000"/>
                <w:sz w:val="22"/>
              </w:rPr>
              <w:pPrChange w:id="242" w:author="cleofa kadeha" w:date="2018-01-08T10:32:00Z">
                <w:pPr>
                  <w:spacing w:after="0" w:line="240" w:lineRule="auto"/>
                  <w:jc w:val="right"/>
                </w:pPr>
              </w:pPrChange>
            </w:pPr>
            <w:r w:rsidRPr="00C2323A">
              <w:rPr>
                <w:rFonts w:eastAsia="Times New Roman" w:cs="Times New Roman"/>
                <w:color w:val="000000"/>
                <w:sz w:val="22"/>
              </w:rPr>
              <w:t>41.433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52E6A3D1" w14:textId="77777777" w:rsidR="00737CCE" w:rsidRPr="00C2323A" w:rsidRDefault="00737CCE">
            <w:pPr>
              <w:spacing w:after="0" w:line="240" w:lineRule="auto"/>
              <w:jc w:val="both"/>
              <w:rPr>
                <w:rFonts w:eastAsia="Times New Roman" w:cs="Times New Roman"/>
                <w:color w:val="000000"/>
                <w:sz w:val="22"/>
              </w:rPr>
              <w:pPrChange w:id="243" w:author="cleofa kadeha" w:date="2018-01-08T10:32:00Z">
                <w:pPr>
                  <w:spacing w:after="0" w:line="240" w:lineRule="auto"/>
                  <w:jc w:val="right"/>
                </w:pPr>
              </w:pPrChange>
            </w:pPr>
            <w:r w:rsidRPr="00C2323A">
              <w:rPr>
                <w:rFonts w:eastAsia="Times New Roman" w:cs="Times New Roman"/>
                <w:color w:val="000000"/>
                <w:sz w:val="22"/>
              </w:rPr>
              <w:t>3.067</w:t>
            </w:r>
          </w:p>
        </w:tc>
        <w:tc>
          <w:tcPr>
            <w:tcW w:w="340" w:type="dxa"/>
            <w:tcBorders>
              <w:top w:val="nil"/>
              <w:left w:val="nil"/>
              <w:bottom w:val="nil"/>
              <w:right w:val="nil"/>
            </w:tcBorders>
            <w:shd w:val="clear" w:color="auto" w:fill="auto"/>
            <w:noWrap/>
            <w:vAlign w:val="bottom"/>
            <w:hideMark/>
          </w:tcPr>
          <w:p w14:paraId="752776FE" w14:textId="77777777" w:rsidR="00737CCE" w:rsidRPr="00C2323A" w:rsidRDefault="00737CCE">
            <w:pPr>
              <w:spacing w:after="0" w:line="240" w:lineRule="auto"/>
              <w:jc w:val="both"/>
              <w:rPr>
                <w:rFonts w:eastAsia="Times New Roman" w:cs="Times New Roman"/>
                <w:color w:val="000000"/>
                <w:sz w:val="22"/>
              </w:rPr>
              <w:pPrChange w:id="24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060CE7F6" w14:textId="77777777" w:rsidR="00737CCE" w:rsidRPr="00C2323A" w:rsidRDefault="00737CCE">
            <w:pPr>
              <w:spacing w:after="0" w:line="240" w:lineRule="auto"/>
              <w:jc w:val="both"/>
              <w:rPr>
                <w:rFonts w:eastAsia="Times New Roman" w:cs="Times New Roman"/>
                <w:color w:val="000000"/>
                <w:sz w:val="22"/>
              </w:rPr>
              <w:pPrChange w:id="245" w:author="cleofa kadeha" w:date="2018-01-08T10:32:00Z">
                <w:pPr>
                  <w:spacing w:after="0" w:line="240" w:lineRule="auto"/>
                  <w:jc w:val="right"/>
                </w:pPr>
              </w:pPrChange>
            </w:pPr>
            <w:r w:rsidRPr="00C2323A">
              <w:rPr>
                <w:rFonts w:eastAsia="Times New Roman" w:cs="Times New Roman"/>
                <w:color w:val="000000"/>
                <w:sz w:val="22"/>
              </w:rPr>
              <w:t>1151</w:t>
            </w:r>
          </w:p>
        </w:tc>
        <w:tc>
          <w:tcPr>
            <w:tcW w:w="821" w:type="dxa"/>
            <w:tcBorders>
              <w:top w:val="nil"/>
              <w:left w:val="nil"/>
              <w:bottom w:val="single" w:sz="4" w:space="0" w:color="auto"/>
              <w:right w:val="single" w:sz="4" w:space="0" w:color="auto"/>
            </w:tcBorders>
            <w:shd w:val="clear" w:color="auto" w:fill="auto"/>
            <w:noWrap/>
            <w:vAlign w:val="bottom"/>
            <w:hideMark/>
          </w:tcPr>
          <w:p w14:paraId="382B7B3F" w14:textId="77777777" w:rsidR="00737CCE" w:rsidRPr="00C2323A" w:rsidRDefault="00737CCE">
            <w:pPr>
              <w:spacing w:after="0" w:line="240" w:lineRule="auto"/>
              <w:jc w:val="both"/>
              <w:rPr>
                <w:rFonts w:eastAsia="Times New Roman" w:cs="Times New Roman"/>
                <w:color w:val="000000"/>
                <w:sz w:val="22"/>
              </w:rPr>
              <w:pPrChange w:id="246" w:author="cleofa kadeha" w:date="2018-01-08T10:32:00Z">
                <w:pPr>
                  <w:spacing w:after="0" w:line="240" w:lineRule="auto"/>
                  <w:jc w:val="right"/>
                </w:pPr>
              </w:pPrChange>
            </w:pPr>
            <w:r w:rsidRPr="00C2323A">
              <w:rPr>
                <w:rFonts w:eastAsia="Times New Roman" w:cs="Times New Roman"/>
                <w:color w:val="000000"/>
                <w:sz w:val="22"/>
              </w:rPr>
              <w:t>38.367</w:t>
            </w:r>
          </w:p>
        </w:tc>
        <w:tc>
          <w:tcPr>
            <w:tcW w:w="1047" w:type="dxa"/>
            <w:tcBorders>
              <w:top w:val="nil"/>
              <w:left w:val="nil"/>
              <w:bottom w:val="single" w:sz="4" w:space="0" w:color="auto"/>
              <w:right w:val="nil"/>
            </w:tcBorders>
            <w:shd w:val="clear" w:color="auto" w:fill="ACB9CA" w:themeFill="text2" w:themeFillTint="66"/>
            <w:noWrap/>
            <w:vAlign w:val="bottom"/>
            <w:hideMark/>
          </w:tcPr>
          <w:p w14:paraId="7723E02C" w14:textId="77777777" w:rsidR="00737CCE" w:rsidRPr="00C2323A" w:rsidRDefault="00737CCE">
            <w:pPr>
              <w:spacing w:after="0" w:line="240" w:lineRule="auto"/>
              <w:jc w:val="both"/>
              <w:rPr>
                <w:rFonts w:eastAsia="Times New Roman" w:cs="Times New Roman"/>
                <w:color w:val="000000"/>
                <w:sz w:val="22"/>
              </w:rPr>
              <w:pPrChange w:id="247" w:author="cleofa kadeha" w:date="2018-01-08T10:32:00Z">
                <w:pPr>
                  <w:spacing w:after="0" w:line="240" w:lineRule="auto"/>
                  <w:jc w:val="right"/>
                </w:pPr>
              </w:pPrChange>
            </w:pPr>
            <w:r w:rsidRPr="00C2323A">
              <w:rPr>
                <w:rFonts w:eastAsia="Times New Roman" w:cs="Times New Roman"/>
                <w:color w:val="000000"/>
                <w:sz w:val="22"/>
              </w:rPr>
              <w:t>3.067</w:t>
            </w:r>
          </w:p>
        </w:tc>
        <w:tc>
          <w:tcPr>
            <w:tcW w:w="400" w:type="dxa"/>
            <w:tcBorders>
              <w:top w:val="nil"/>
              <w:left w:val="nil"/>
              <w:bottom w:val="nil"/>
              <w:right w:val="nil"/>
            </w:tcBorders>
            <w:shd w:val="clear" w:color="auto" w:fill="auto"/>
            <w:noWrap/>
            <w:vAlign w:val="bottom"/>
            <w:hideMark/>
          </w:tcPr>
          <w:p w14:paraId="365BF258" w14:textId="77777777" w:rsidR="00737CCE" w:rsidRPr="00C2323A" w:rsidRDefault="00737CCE">
            <w:pPr>
              <w:spacing w:after="0" w:line="240" w:lineRule="auto"/>
              <w:jc w:val="both"/>
              <w:rPr>
                <w:rFonts w:eastAsia="Times New Roman" w:cs="Times New Roman"/>
                <w:color w:val="000000"/>
                <w:sz w:val="22"/>
              </w:rPr>
              <w:pPrChange w:id="24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006CE547" w14:textId="77777777" w:rsidR="00737CCE" w:rsidRPr="00C2323A" w:rsidRDefault="00737CCE">
            <w:pPr>
              <w:spacing w:after="0" w:line="240" w:lineRule="auto"/>
              <w:jc w:val="both"/>
              <w:rPr>
                <w:rFonts w:eastAsia="Times New Roman" w:cs="Times New Roman"/>
                <w:color w:val="000000"/>
                <w:sz w:val="22"/>
              </w:rPr>
              <w:pPrChange w:id="249" w:author="cleofa kadeha" w:date="2018-01-08T10:32:00Z">
                <w:pPr>
                  <w:spacing w:after="0" w:line="240" w:lineRule="auto"/>
                  <w:jc w:val="right"/>
                </w:pPr>
              </w:pPrChange>
            </w:pPr>
            <w:r w:rsidRPr="00C2323A">
              <w:rPr>
                <w:rFonts w:eastAsia="Times New Roman" w:cs="Times New Roman"/>
                <w:color w:val="000000"/>
                <w:sz w:val="22"/>
              </w:rPr>
              <w:t>38.1</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6CA476F5" w14:textId="77777777" w:rsidR="00737CCE" w:rsidRPr="00C2323A" w:rsidRDefault="00737CCE">
            <w:pPr>
              <w:spacing w:after="0" w:line="240" w:lineRule="auto"/>
              <w:jc w:val="both"/>
              <w:rPr>
                <w:rFonts w:eastAsia="Times New Roman" w:cs="Times New Roman"/>
                <w:color w:val="000000"/>
                <w:sz w:val="22"/>
              </w:rPr>
              <w:pPrChange w:id="250" w:author="cleofa kadeha" w:date="2018-01-08T10:32:00Z">
                <w:pPr>
                  <w:spacing w:after="0" w:line="240" w:lineRule="auto"/>
                  <w:jc w:val="right"/>
                </w:pPr>
              </w:pPrChange>
            </w:pPr>
            <w:r w:rsidRPr="00C2323A">
              <w:rPr>
                <w:rFonts w:eastAsia="Times New Roman" w:cs="Times New Roman"/>
                <w:color w:val="000000"/>
                <w:sz w:val="22"/>
              </w:rPr>
              <w:t>3.45</w:t>
            </w:r>
          </w:p>
        </w:tc>
      </w:tr>
      <w:tr w:rsidR="00737CCE" w:rsidRPr="00C2323A" w14:paraId="18B385B3"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1E8FFAEC" w14:textId="77777777" w:rsidR="00737CCE" w:rsidRPr="00C2323A" w:rsidRDefault="00737CCE">
            <w:pPr>
              <w:spacing w:after="0" w:line="240" w:lineRule="auto"/>
              <w:jc w:val="both"/>
              <w:rPr>
                <w:rFonts w:eastAsia="Times New Roman" w:cs="Times New Roman"/>
                <w:color w:val="000000"/>
                <w:sz w:val="22"/>
              </w:rPr>
              <w:pPrChange w:id="251" w:author="cleofa kadeha" w:date="2018-01-08T10:32:00Z">
                <w:pPr>
                  <w:spacing w:after="0" w:line="240" w:lineRule="auto"/>
                  <w:jc w:val="right"/>
                </w:pPr>
              </w:pPrChange>
            </w:pPr>
            <w:r w:rsidRPr="00C2323A">
              <w:rPr>
                <w:rFonts w:eastAsia="Times New Roman" w:cs="Times New Roman"/>
                <w:color w:val="000000"/>
                <w:sz w:val="22"/>
              </w:rPr>
              <w:t>1305</w:t>
            </w:r>
          </w:p>
        </w:tc>
        <w:tc>
          <w:tcPr>
            <w:tcW w:w="821" w:type="dxa"/>
            <w:tcBorders>
              <w:top w:val="nil"/>
              <w:left w:val="nil"/>
              <w:bottom w:val="single" w:sz="4" w:space="0" w:color="auto"/>
              <w:right w:val="single" w:sz="4" w:space="0" w:color="auto"/>
            </w:tcBorders>
            <w:shd w:val="clear" w:color="auto" w:fill="auto"/>
            <w:noWrap/>
            <w:vAlign w:val="bottom"/>
            <w:hideMark/>
          </w:tcPr>
          <w:p w14:paraId="1499FA24" w14:textId="77777777" w:rsidR="00737CCE" w:rsidRPr="00C2323A" w:rsidRDefault="00737CCE">
            <w:pPr>
              <w:spacing w:after="0" w:line="240" w:lineRule="auto"/>
              <w:jc w:val="both"/>
              <w:rPr>
                <w:rFonts w:eastAsia="Times New Roman" w:cs="Times New Roman"/>
                <w:color w:val="000000"/>
                <w:sz w:val="22"/>
              </w:rPr>
              <w:pPrChange w:id="252" w:author="cleofa kadeha" w:date="2018-01-08T10:32:00Z">
                <w:pPr>
                  <w:spacing w:after="0" w:line="240" w:lineRule="auto"/>
                  <w:jc w:val="right"/>
                </w:pPr>
              </w:pPrChange>
            </w:pPr>
            <w:r w:rsidRPr="00C2323A">
              <w:rPr>
                <w:rFonts w:eastAsia="Times New Roman" w:cs="Times New Roman"/>
                <w:color w:val="000000"/>
                <w:sz w:val="22"/>
              </w:rPr>
              <w:t>43.500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721DF8B6" w14:textId="77777777" w:rsidR="00737CCE" w:rsidRPr="00C2323A" w:rsidRDefault="00737CCE">
            <w:pPr>
              <w:spacing w:after="0" w:line="240" w:lineRule="auto"/>
              <w:jc w:val="both"/>
              <w:rPr>
                <w:rFonts w:eastAsia="Times New Roman" w:cs="Times New Roman"/>
                <w:color w:val="000000"/>
                <w:sz w:val="22"/>
              </w:rPr>
              <w:pPrChange w:id="253" w:author="cleofa kadeha" w:date="2018-01-08T10:32:00Z">
                <w:pPr>
                  <w:spacing w:after="0" w:line="240" w:lineRule="auto"/>
                  <w:jc w:val="right"/>
                </w:pPr>
              </w:pPrChange>
            </w:pPr>
            <w:r w:rsidRPr="00C2323A">
              <w:rPr>
                <w:rFonts w:eastAsia="Times New Roman" w:cs="Times New Roman"/>
                <w:color w:val="000000"/>
                <w:sz w:val="22"/>
              </w:rPr>
              <w:t>2.067</w:t>
            </w:r>
          </w:p>
        </w:tc>
        <w:tc>
          <w:tcPr>
            <w:tcW w:w="340" w:type="dxa"/>
            <w:tcBorders>
              <w:top w:val="nil"/>
              <w:left w:val="nil"/>
              <w:bottom w:val="nil"/>
              <w:right w:val="nil"/>
            </w:tcBorders>
            <w:shd w:val="clear" w:color="auto" w:fill="auto"/>
            <w:noWrap/>
            <w:vAlign w:val="bottom"/>
            <w:hideMark/>
          </w:tcPr>
          <w:p w14:paraId="02DB62D2" w14:textId="77777777" w:rsidR="00737CCE" w:rsidRPr="00C2323A" w:rsidRDefault="00737CCE">
            <w:pPr>
              <w:spacing w:after="0" w:line="240" w:lineRule="auto"/>
              <w:jc w:val="both"/>
              <w:rPr>
                <w:rFonts w:eastAsia="Times New Roman" w:cs="Times New Roman"/>
                <w:color w:val="000000"/>
                <w:sz w:val="22"/>
              </w:rPr>
              <w:pPrChange w:id="25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356AB9C7" w14:textId="77777777" w:rsidR="00737CCE" w:rsidRPr="00C2323A" w:rsidRDefault="00737CCE">
            <w:pPr>
              <w:spacing w:after="0" w:line="240" w:lineRule="auto"/>
              <w:jc w:val="both"/>
              <w:rPr>
                <w:rFonts w:eastAsia="Times New Roman" w:cs="Times New Roman"/>
                <w:color w:val="000000"/>
                <w:sz w:val="22"/>
              </w:rPr>
              <w:pPrChange w:id="255" w:author="cleofa kadeha" w:date="2018-01-08T10:32:00Z">
                <w:pPr>
                  <w:spacing w:after="0" w:line="240" w:lineRule="auto"/>
                  <w:jc w:val="right"/>
                </w:pPr>
              </w:pPrChange>
            </w:pPr>
            <w:r w:rsidRPr="00C2323A">
              <w:rPr>
                <w:rFonts w:eastAsia="Times New Roman" w:cs="Times New Roman"/>
                <w:color w:val="000000"/>
                <w:sz w:val="22"/>
              </w:rPr>
              <w:t>1242</w:t>
            </w:r>
          </w:p>
        </w:tc>
        <w:tc>
          <w:tcPr>
            <w:tcW w:w="821" w:type="dxa"/>
            <w:tcBorders>
              <w:top w:val="nil"/>
              <w:left w:val="nil"/>
              <w:bottom w:val="single" w:sz="4" w:space="0" w:color="auto"/>
              <w:right w:val="single" w:sz="4" w:space="0" w:color="auto"/>
            </w:tcBorders>
            <w:shd w:val="clear" w:color="auto" w:fill="auto"/>
            <w:noWrap/>
            <w:vAlign w:val="bottom"/>
            <w:hideMark/>
          </w:tcPr>
          <w:p w14:paraId="5A65D691" w14:textId="77777777" w:rsidR="00737CCE" w:rsidRPr="00C2323A" w:rsidRDefault="00737CCE">
            <w:pPr>
              <w:spacing w:after="0" w:line="240" w:lineRule="auto"/>
              <w:jc w:val="both"/>
              <w:rPr>
                <w:rFonts w:eastAsia="Times New Roman" w:cs="Times New Roman"/>
                <w:color w:val="000000"/>
                <w:sz w:val="22"/>
              </w:rPr>
              <w:pPrChange w:id="256" w:author="cleofa kadeha" w:date="2018-01-08T10:32:00Z">
                <w:pPr>
                  <w:spacing w:after="0" w:line="240" w:lineRule="auto"/>
                  <w:jc w:val="right"/>
                </w:pPr>
              </w:pPrChange>
            </w:pPr>
            <w:r w:rsidRPr="00C2323A">
              <w:rPr>
                <w:rFonts w:eastAsia="Times New Roman" w:cs="Times New Roman"/>
                <w:color w:val="000000"/>
                <w:sz w:val="22"/>
              </w:rPr>
              <w:t>41.400</w:t>
            </w:r>
          </w:p>
        </w:tc>
        <w:tc>
          <w:tcPr>
            <w:tcW w:w="1047" w:type="dxa"/>
            <w:tcBorders>
              <w:top w:val="nil"/>
              <w:left w:val="nil"/>
              <w:bottom w:val="single" w:sz="4" w:space="0" w:color="auto"/>
              <w:right w:val="nil"/>
            </w:tcBorders>
            <w:shd w:val="clear" w:color="auto" w:fill="ACB9CA" w:themeFill="text2" w:themeFillTint="66"/>
            <w:noWrap/>
            <w:vAlign w:val="bottom"/>
            <w:hideMark/>
          </w:tcPr>
          <w:p w14:paraId="0FE57044" w14:textId="77777777" w:rsidR="00737CCE" w:rsidRPr="00C2323A" w:rsidRDefault="00737CCE">
            <w:pPr>
              <w:spacing w:after="0" w:line="240" w:lineRule="auto"/>
              <w:jc w:val="both"/>
              <w:rPr>
                <w:rFonts w:eastAsia="Times New Roman" w:cs="Times New Roman"/>
                <w:color w:val="000000"/>
                <w:sz w:val="22"/>
              </w:rPr>
              <w:pPrChange w:id="257" w:author="cleofa kadeha" w:date="2018-01-08T10:32:00Z">
                <w:pPr>
                  <w:spacing w:after="0" w:line="240" w:lineRule="auto"/>
                  <w:jc w:val="right"/>
                </w:pPr>
              </w:pPrChange>
            </w:pPr>
            <w:r w:rsidRPr="00C2323A">
              <w:rPr>
                <w:rFonts w:eastAsia="Times New Roman" w:cs="Times New Roman"/>
                <w:color w:val="000000"/>
                <w:sz w:val="22"/>
              </w:rPr>
              <w:t>3.033</w:t>
            </w:r>
          </w:p>
        </w:tc>
        <w:tc>
          <w:tcPr>
            <w:tcW w:w="400" w:type="dxa"/>
            <w:tcBorders>
              <w:top w:val="nil"/>
              <w:left w:val="nil"/>
              <w:bottom w:val="nil"/>
              <w:right w:val="nil"/>
            </w:tcBorders>
            <w:shd w:val="clear" w:color="auto" w:fill="auto"/>
            <w:noWrap/>
            <w:vAlign w:val="bottom"/>
            <w:hideMark/>
          </w:tcPr>
          <w:p w14:paraId="70109048" w14:textId="77777777" w:rsidR="00737CCE" w:rsidRPr="00C2323A" w:rsidRDefault="00737CCE">
            <w:pPr>
              <w:spacing w:after="0" w:line="240" w:lineRule="auto"/>
              <w:jc w:val="both"/>
              <w:rPr>
                <w:rFonts w:eastAsia="Times New Roman" w:cs="Times New Roman"/>
                <w:color w:val="000000"/>
                <w:sz w:val="22"/>
              </w:rPr>
              <w:pPrChange w:id="25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467C011C" w14:textId="77777777" w:rsidR="00737CCE" w:rsidRPr="00C2323A" w:rsidRDefault="00737CCE">
            <w:pPr>
              <w:spacing w:after="0" w:line="240" w:lineRule="auto"/>
              <w:jc w:val="both"/>
              <w:rPr>
                <w:rFonts w:eastAsia="Times New Roman" w:cs="Times New Roman"/>
                <w:color w:val="000000"/>
                <w:sz w:val="22"/>
              </w:rPr>
              <w:pPrChange w:id="259" w:author="cleofa kadeha" w:date="2018-01-08T10:32:00Z">
                <w:pPr>
                  <w:spacing w:after="0" w:line="240" w:lineRule="auto"/>
                  <w:jc w:val="right"/>
                </w:pPr>
              </w:pPrChange>
            </w:pPr>
            <w:r w:rsidRPr="00C2323A">
              <w:rPr>
                <w:rFonts w:eastAsia="Times New Roman" w:cs="Times New Roman"/>
                <w:color w:val="000000"/>
                <w:sz w:val="22"/>
              </w:rPr>
              <w:t>40.91</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1E4358D4" w14:textId="77777777" w:rsidR="00737CCE" w:rsidRPr="00C2323A" w:rsidRDefault="00737CCE">
            <w:pPr>
              <w:spacing w:after="0" w:line="240" w:lineRule="auto"/>
              <w:jc w:val="both"/>
              <w:rPr>
                <w:rFonts w:eastAsia="Times New Roman" w:cs="Times New Roman"/>
                <w:color w:val="000000"/>
                <w:sz w:val="22"/>
              </w:rPr>
              <w:pPrChange w:id="260" w:author="cleofa kadeha" w:date="2018-01-08T10:32:00Z">
                <w:pPr>
                  <w:spacing w:after="0" w:line="240" w:lineRule="auto"/>
                  <w:jc w:val="right"/>
                </w:pPr>
              </w:pPrChange>
            </w:pPr>
            <w:r w:rsidRPr="00C2323A">
              <w:rPr>
                <w:rFonts w:eastAsia="Times New Roman" w:cs="Times New Roman"/>
                <w:color w:val="000000"/>
                <w:sz w:val="22"/>
              </w:rPr>
              <w:t>2.81</w:t>
            </w:r>
          </w:p>
        </w:tc>
      </w:tr>
      <w:tr w:rsidR="00737CCE" w:rsidRPr="00C2323A" w14:paraId="671E4908"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3A1CDED9" w14:textId="77777777" w:rsidR="00737CCE" w:rsidRPr="00C2323A" w:rsidRDefault="00737CCE">
            <w:pPr>
              <w:spacing w:after="0" w:line="240" w:lineRule="auto"/>
              <w:jc w:val="both"/>
              <w:rPr>
                <w:rFonts w:eastAsia="Times New Roman" w:cs="Times New Roman"/>
                <w:color w:val="000000"/>
                <w:sz w:val="22"/>
              </w:rPr>
              <w:pPrChange w:id="261" w:author="cleofa kadeha" w:date="2018-01-08T10:32:00Z">
                <w:pPr>
                  <w:spacing w:after="0" w:line="240" w:lineRule="auto"/>
                  <w:jc w:val="right"/>
                </w:pPr>
              </w:pPrChange>
            </w:pPr>
            <w:r w:rsidRPr="00C2323A">
              <w:rPr>
                <w:rFonts w:eastAsia="Times New Roman" w:cs="Times New Roman"/>
                <w:color w:val="000000"/>
                <w:sz w:val="22"/>
              </w:rPr>
              <w:t>1351</w:t>
            </w:r>
          </w:p>
        </w:tc>
        <w:tc>
          <w:tcPr>
            <w:tcW w:w="821" w:type="dxa"/>
            <w:tcBorders>
              <w:top w:val="nil"/>
              <w:left w:val="nil"/>
              <w:bottom w:val="single" w:sz="4" w:space="0" w:color="auto"/>
              <w:right w:val="single" w:sz="4" w:space="0" w:color="auto"/>
            </w:tcBorders>
            <w:shd w:val="clear" w:color="auto" w:fill="auto"/>
            <w:noWrap/>
            <w:vAlign w:val="bottom"/>
            <w:hideMark/>
          </w:tcPr>
          <w:p w14:paraId="009DF4DE" w14:textId="77777777" w:rsidR="00737CCE" w:rsidRPr="00C2323A" w:rsidRDefault="00737CCE">
            <w:pPr>
              <w:spacing w:after="0" w:line="240" w:lineRule="auto"/>
              <w:jc w:val="both"/>
              <w:rPr>
                <w:rFonts w:eastAsia="Times New Roman" w:cs="Times New Roman"/>
                <w:color w:val="000000"/>
                <w:sz w:val="22"/>
              </w:rPr>
              <w:pPrChange w:id="262" w:author="cleofa kadeha" w:date="2018-01-08T10:32:00Z">
                <w:pPr>
                  <w:spacing w:after="0" w:line="240" w:lineRule="auto"/>
                  <w:jc w:val="right"/>
                </w:pPr>
              </w:pPrChange>
            </w:pPr>
            <w:r w:rsidRPr="00C2323A">
              <w:rPr>
                <w:rFonts w:eastAsia="Times New Roman" w:cs="Times New Roman"/>
                <w:color w:val="000000"/>
                <w:sz w:val="22"/>
              </w:rPr>
              <w:t>45.033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46C78772" w14:textId="77777777" w:rsidR="00737CCE" w:rsidRPr="00C2323A" w:rsidRDefault="00737CCE">
            <w:pPr>
              <w:spacing w:after="0" w:line="240" w:lineRule="auto"/>
              <w:jc w:val="both"/>
              <w:rPr>
                <w:rFonts w:eastAsia="Times New Roman" w:cs="Times New Roman"/>
                <w:color w:val="000000"/>
                <w:sz w:val="22"/>
              </w:rPr>
              <w:pPrChange w:id="263" w:author="cleofa kadeha" w:date="2018-01-08T10:32:00Z">
                <w:pPr>
                  <w:spacing w:after="0" w:line="240" w:lineRule="auto"/>
                  <w:jc w:val="right"/>
                </w:pPr>
              </w:pPrChange>
            </w:pPr>
            <w:r w:rsidRPr="00C2323A">
              <w:rPr>
                <w:rFonts w:eastAsia="Times New Roman" w:cs="Times New Roman"/>
                <w:color w:val="000000"/>
                <w:sz w:val="22"/>
              </w:rPr>
              <w:t>1.533</w:t>
            </w:r>
          </w:p>
        </w:tc>
        <w:tc>
          <w:tcPr>
            <w:tcW w:w="340" w:type="dxa"/>
            <w:tcBorders>
              <w:top w:val="nil"/>
              <w:left w:val="nil"/>
              <w:bottom w:val="nil"/>
              <w:right w:val="nil"/>
            </w:tcBorders>
            <w:shd w:val="clear" w:color="auto" w:fill="auto"/>
            <w:noWrap/>
            <w:vAlign w:val="bottom"/>
            <w:hideMark/>
          </w:tcPr>
          <w:p w14:paraId="6FA3ECFD" w14:textId="77777777" w:rsidR="00737CCE" w:rsidRPr="00C2323A" w:rsidRDefault="00737CCE">
            <w:pPr>
              <w:spacing w:after="0" w:line="240" w:lineRule="auto"/>
              <w:jc w:val="both"/>
              <w:rPr>
                <w:rFonts w:eastAsia="Times New Roman" w:cs="Times New Roman"/>
                <w:color w:val="000000"/>
                <w:sz w:val="22"/>
              </w:rPr>
              <w:pPrChange w:id="26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7EC7A3A3" w14:textId="77777777" w:rsidR="00737CCE" w:rsidRPr="00C2323A" w:rsidRDefault="00737CCE">
            <w:pPr>
              <w:spacing w:after="0" w:line="240" w:lineRule="auto"/>
              <w:jc w:val="both"/>
              <w:rPr>
                <w:rFonts w:eastAsia="Times New Roman" w:cs="Times New Roman"/>
                <w:color w:val="000000"/>
                <w:sz w:val="22"/>
              </w:rPr>
              <w:pPrChange w:id="265" w:author="cleofa kadeha" w:date="2018-01-08T10:32:00Z">
                <w:pPr>
                  <w:spacing w:after="0" w:line="240" w:lineRule="auto"/>
                  <w:jc w:val="right"/>
                </w:pPr>
              </w:pPrChange>
            </w:pPr>
            <w:r w:rsidRPr="00C2323A">
              <w:rPr>
                <w:rFonts w:eastAsia="Times New Roman" w:cs="Times New Roman"/>
                <w:color w:val="000000"/>
                <w:sz w:val="22"/>
              </w:rPr>
              <w:t>1297</w:t>
            </w:r>
          </w:p>
        </w:tc>
        <w:tc>
          <w:tcPr>
            <w:tcW w:w="821" w:type="dxa"/>
            <w:tcBorders>
              <w:top w:val="nil"/>
              <w:left w:val="nil"/>
              <w:bottom w:val="single" w:sz="4" w:space="0" w:color="auto"/>
              <w:right w:val="single" w:sz="4" w:space="0" w:color="auto"/>
            </w:tcBorders>
            <w:shd w:val="clear" w:color="auto" w:fill="auto"/>
            <w:noWrap/>
            <w:vAlign w:val="bottom"/>
            <w:hideMark/>
          </w:tcPr>
          <w:p w14:paraId="4BDD9CA0" w14:textId="77777777" w:rsidR="00737CCE" w:rsidRPr="00C2323A" w:rsidRDefault="00737CCE">
            <w:pPr>
              <w:spacing w:after="0" w:line="240" w:lineRule="auto"/>
              <w:jc w:val="both"/>
              <w:rPr>
                <w:rFonts w:eastAsia="Times New Roman" w:cs="Times New Roman"/>
                <w:color w:val="000000"/>
                <w:sz w:val="22"/>
              </w:rPr>
              <w:pPrChange w:id="266" w:author="cleofa kadeha" w:date="2018-01-08T10:32:00Z">
                <w:pPr>
                  <w:spacing w:after="0" w:line="240" w:lineRule="auto"/>
                  <w:jc w:val="right"/>
                </w:pPr>
              </w:pPrChange>
            </w:pPr>
            <w:r w:rsidRPr="00C2323A">
              <w:rPr>
                <w:rFonts w:eastAsia="Times New Roman" w:cs="Times New Roman"/>
                <w:color w:val="000000"/>
                <w:sz w:val="22"/>
              </w:rPr>
              <w:t>43.233</w:t>
            </w:r>
          </w:p>
        </w:tc>
        <w:tc>
          <w:tcPr>
            <w:tcW w:w="1047" w:type="dxa"/>
            <w:tcBorders>
              <w:top w:val="nil"/>
              <w:left w:val="nil"/>
              <w:bottom w:val="single" w:sz="4" w:space="0" w:color="auto"/>
              <w:right w:val="nil"/>
            </w:tcBorders>
            <w:shd w:val="clear" w:color="auto" w:fill="ACB9CA" w:themeFill="text2" w:themeFillTint="66"/>
            <w:noWrap/>
            <w:vAlign w:val="bottom"/>
            <w:hideMark/>
          </w:tcPr>
          <w:p w14:paraId="0FCE7C12" w14:textId="77777777" w:rsidR="00737CCE" w:rsidRPr="00C2323A" w:rsidRDefault="00737CCE">
            <w:pPr>
              <w:spacing w:after="0" w:line="240" w:lineRule="auto"/>
              <w:jc w:val="both"/>
              <w:rPr>
                <w:rFonts w:eastAsia="Times New Roman" w:cs="Times New Roman"/>
                <w:color w:val="000000"/>
                <w:sz w:val="22"/>
              </w:rPr>
              <w:pPrChange w:id="267" w:author="cleofa kadeha" w:date="2018-01-08T10:32:00Z">
                <w:pPr>
                  <w:spacing w:after="0" w:line="240" w:lineRule="auto"/>
                  <w:jc w:val="right"/>
                </w:pPr>
              </w:pPrChange>
            </w:pPr>
            <w:r w:rsidRPr="00C2323A">
              <w:rPr>
                <w:rFonts w:eastAsia="Times New Roman" w:cs="Times New Roman"/>
                <w:color w:val="000000"/>
                <w:sz w:val="22"/>
              </w:rPr>
              <w:t>1.833</w:t>
            </w:r>
          </w:p>
        </w:tc>
        <w:tc>
          <w:tcPr>
            <w:tcW w:w="400" w:type="dxa"/>
            <w:tcBorders>
              <w:top w:val="nil"/>
              <w:left w:val="nil"/>
              <w:bottom w:val="nil"/>
              <w:right w:val="nil"/>
            </w:tcBorders>
            <w:shd w:val="clear" w:color="auto" w:fill="auto"/>
            <w:noWrap/>
            <w:vAlign w:val="bottom"/>
            <w:hideMark/>
          </w:tcPr>
          <w:p w14:paraId="7F7A7F20" w14:textId="77777777" w:rsidR="00737CCE" w:rsidRPr="00C2323A" w:rsidRDefault="00737CCE">
            <w:pPr>
              <w:spacing w:after="0" w:line="240" w:lineRule="auto"/>
              <w:jc w:val="both"/>
              <w:rPr>
                <w:rFonts w:eastAsia="Times New Roman" w:cs="Times New Roman"/>
                <w:color w:val="000000"/>
                <w:sz w:val="22"/>
              </w:rPr>
              <w:pPrChange w:id="26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196BDE7F" w14:textId="77777777" w:rsidR="00737CCE" w:rsidRPr="00C2323A" w:rsidRDefault="00737CCE">
            <w:pPr>
              <w:spacing w:after="0" w:line="240" w:lineRule="auto"/>
              <w:jc w:val="both"/>
              <w:rPr>
                <w:rFonts w:eastAsia="Times New Roman" w:cs="Times New Roman"/>
                <w:color w:val="000000"/>
                <w:sz w:val="22"/>
              </w:rPr>
              <w:pPrChange w:id="269" w:author="cleofa kadeha" w:date="2018-01-08T10:32:00Z">
                <w:pPr>
                  <w:spacing w:after="0" w:line="240" w:lineRule="auto"/>
                  <w:jc w:val="right"/>
                </w:pPr>
              </w:pPrChange>
            </w:pPr>
            <w:r w:rsidRPr="00C2323A">
              <w:rPr>
                <w:rFonts w:eastAsia="Times New Roman" w:cs="Times New Roman"/>
                <w:color w:val="000000"/>
                <w:sz w:val="22"/>
              </w:rPr>
              <w:t>42.82</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5A4368F4" w14:textId="77777777" w:rsidR="00737CCE" w:rsidRPr="00C2323A" w:rsidRDefault="00737CCE">
            <w:pPr>
              <w:spacing w:after="0" w:line="240" w:lineRule="auto"/>
              <w:jc w:val="both"/>
              <w:rPr>
                <w:rFonts w:eastAsia="Times New Roman" w:cs="Times New Roman"/>
                <w:color w:val="000000"/>
                <w:sz w:val="22"/>
              </w:rPr>
              <w:pPrChange w:id="270" w:author="cleofa kadeha" w:date="2018-01-08T10:32:00Z">
                <w:pPr>
                  <w:spacing w:after="0" w:line="240" w:lineRule="auto"/>
                  <w:jc w:val="right"/>
                </w:pPr>
              </w:pPrChange>
            </w:pPr>
            <w:r w:rsidRPr="00C2323A">
              <w:rPr>
                <w:rFonts w:eastAsia="Times New Roman" w:cs="Times New Roman"/>
                <w:color w:val="000000"/>
                <w:sz w:val="22"/>
              </w:rPr>
              <w:t>1.91</w:t>
            </w:r>
          </w:p>
        </w:tc>
      </w:tr>
      <w:tr w:rsidR="00737CCE" w:rsidRPr="00C2323A" w14:paraId="0D796CA1"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0FE4A36E" w14:textId="77777777" w:rsidR="00737CCE" w:rsidRPr="00C2323A" w:rsidRDefault="00737CCE">
            <w:pPr>
              <w:spacing w:after="0" w:line="240" w:lineRule="auto"/>
              <w:jc w:val="both"/>
              <w:rPr>
                <w:rFonts w:eastAsia="Times New Roman" w:cs="Times New Roman"/>
                <w:color w:val="000000"/>
                <w:sz w:val="22"/>
              </w:rPr>
              <w:pPrChange w:id="271" w:author="cleofa kadeha" w:date="2018-01-08T10:32:00Z">
                <w:pPr>
                  <w:spacing w:after="0" w:line="240" w:lineRule="auto"/>
                  <w:jc w:val="right"/>
                </w:pPr>
              </w:pPrChange>
            </w:pPr>
            <w:r w:rsidRPr="00C2323A">
              <w:rPr>
                <w:rFonts w:eastAsia="Times New Roman" w:cs="Times New Roman"/>
                <w:color w:val="000000"/>
                <w:sz w:val="22"/>
              </w:rPr>
              <w:lastRenderedPageBreak/>
              <w:t>1406</w:t>
            </w:r>
          </w:p>
        </w:tc>
        <w:tc>
          <w:tcPr>
            <w:tcW w:w="821" w:type="dxa"/>
            <w:tcBorders>
              <w:top w:val="nil"/>
              <w:left w:val="nil"/>
              <w:bottom w:val="single" w:sz="4" w:space="0" w:color="auto"/>
              <w:right w:val="single" w:sz="4" w:space="0" w:color="auto"/>
            </w:tcBorders>
            <w:shd w:val="clear" w:color="auto" w:fill="auto"/>
            <w:noWrap/>
            <w:vAlign w:val="bottom"/>
            <w:hideMark/>
          </w:tcPr>
          <w:p w14:paraId="515E7F89" w14:textId="77777777" w:rsidR="00737CCE" w:rsidRPr="00C2323A" w:rsidRDefault="00737CCE">
            <w:pPr>
              <w:spacing w:after="0" w:line="240" w:lineRule="auto"/>
              <w:jc w:val="both"/>
              <w:rPr>
                <w:rFonts w:eastAsia="Times New Roman" w:cs="Times New Roman"/>
                <w:color w:val="000000"/>
                <w:sz w:val="22"/>
              </w:rPr>
              <w:pPrChange w:id="272" w:author="cleofa kadeha" w:date="2018-01-08T10:32:00Z">
                <w:pPr>
                  <w:spacing w:after="0" w:line="240" w:lineRule="auto"/>
                  <w:jc w:val="right"/>
                </w:pPr>
              </w:pPrChange>
            </w:pPr>
            <w:r w:rsidRPr="00C2323A">
              <w:rPr>
                <w:rFonts w:eastAsia="Times New Roman" w:cs="Times New Roman"/>
                <w:color w:val="000000"/>
                <w:sz w:val="22"/>
              </w:rPr>
              <w:t>46.867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314F9D09" w14:textId="77777777" w:rsidR="00737CCE" w:rsidRPr="00C2323A" w:rsidRDefault="00737CCE">
            <w:pPr>
              <w:spacing w:after="0" w:line="240" w:lineRule="auto"/>
              <w:jc w:val="both"/>
              <w:rPr>
                <w:rFonts w:eastAsia="Times New Roman" w:cs="Times New Roman"/>
                <w:color w:val="000000"/>
                <w:sz w:val="22"/>
              </w:rPr>
              <w:pPrChange w:id="273" w:author="cleofa kadeha" w:date="2018-01-08T10:32:00Z">
                <w:pPr>
                  <w:spacing w:after="0" w:line="240" w:lineRule="auto"/>
                  <w:jc w:val="right"/>
                </w:pPr>
              </w:pPrChange>
            </w:pPr>
            <w:r w:rsidRPr="00C2323A">
              <w:rPr>
                <w:rFonts w:eastAsia="Times New Roman" w:cs="Times New Roman"/>
                <w:color w:val="000000"/>
                <w:sz w:val="22"/>
              </w:rPr>
              <w:t>1.833</w:t>
            </w:r>
          </w:p>
        </w:tc>
        <w:tc>
          <w:tcPr>
            <w:tcW w:w="340" w:type="dxa"/>
            <w:tcBorders>
              <w:top w:val="nil"/>
              <w:left w:val="nil"/>
              <w:bottom w:val="nil"/>
              <w:right w:val="nil"/>
            </w:tcBorders>
            <w:shd w:val="clear" w:color="auto" w:fill="auto"/>
            <w:noWrap/>
            <w:vAlign w:val="bottom"/>
            <w:hideMark/>
          </w:tcPr>
          <w:p w14:paraId="56483C2F" w14:textId="77777777" w:rsidR="00737CCE" w:rsidRPr="00C2323A" w:rsidRDefault="00737CCE">
            <w:pPr>
              <w:spacing w:after="0" w:line="240" w:lineRule="auto"/>
              <w:jc w:val="both"/>
              <w:rPr>
                <w:rFonts w:eastAsia="Times New Roman" w:cs="Times New Roman"/>
                <w:color w:val="000000"/>
                <w:sz w:val="22"/>
              </w:rPr>
              <w:pPrChange w:id="27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2C39AFB7" w14:textId="77777777" w:rsidR="00737CCE" w:rsidRPr="00C2323A" w:rsidRDefault="00737CCE">
            <w:pPr>
              <w:spacing w:after="0" w:line="240" w:lineRule="auto"/>
              <w:jc w:val="both"/>
              <w:rPr>
                <w:rFonts w:eastAsia="Times New Roman" w:cs="Times New Roman"/>
                <w:color w:val="000000"/>
                <w:sz w:val="22"/>
              </w:rPr>
              <w:pPrChange w:id="275" w:author="cleofa kadeha" w:date="2018-01-08T10:32:00Z">
                <w:pPr>
                  <w:spacing w:after="0" w:line="240" w:lineRule="auto"/>
                  <w:jc w:val="right"/>
                </w:pPr>
              </w:pPrChange>
            </w:pPr>
            <w:r w:rsidRPr="00C2323A">
              <w:rPr>
                <w:rFonts w:eastAsia="Times New Roman" w:cs="Times New Roman"/>
                <w:color w:val="000000"/>
                <w:sz w:val="22"/>
              </w:rPr>
              <w:t>1351</w:t>
            </w:r>
          </w:p>
        </w:tc>
        <w:tc>
          <w:tcPr>
            <w:tcW w:w="821" w:type="dxa"/>
            <w:tcBorders>
              <w:top w:val="nil"/>
              <w:left w:val="nil"/>
              <w:bottom w:val="single" w:sz="4" w:space="0" w:color="auto"/>
              <w:right w:val="single" w:sz="4" w:space="0" w:color="auto"/>
            </w:tcBorders>
            <w:shd w:val="clear" w:color="auto" w:fill="auto"/>
            <w:noWrap/>
            <w:vAlign w:val="bottom"/>
            <w:hideMark/>
          </w:tcPr>
          <w:p w14:paraId="3C16D4C0" w14:textId="77777777" w:rsidR="00737CCE" w:rsidRPr="00C2323A" w:rsidRDefault="00737CCE">
            <w:pPr>
              <w:spacing w:after="0" w:line="240" w:lineRule="auto"/>
              <w:jc w:val="both"/>
              <w:rPr>
                <w:rFonts w:eastAsia="Times New Roman" w:cs="Times New Roman"/>
                <w:color w:val="000000"/>
                <w:sz w:val="22"/>
              </w:rPr>
              <w:pPrChange w:id="276" w:author="cleofa kadeha" w:date="2018-01-08T10:32:00Z">
                <w:pPr>
                  <w:spacing w:after="0" w:line="240" w:lineRule="auto"/>
                  <w:jc w:val="right"/>
                </w:pPr>
              </w:pPrChange>
            </w:pPr>
            <w:r w:rsidRPr="00C2323A">
              <w:rPr>
                <w:rFonts w:eastAsia="Times New Roman" w:cs="Times New Roman"/>
                <w:color w:val="000000"/>
                <w:sz w:val="22"/>
              </w:rPr>
              <w:t>45.033</w:t>
            </w:r>
          </w:p>
        </w:tc>
        <w:tc>
          <w:tcPr>
            <w:tcW w:w="1047" w:type="dxa"/>
            <w:tcBorders>
              <w:top w:val="nil"/>
              <w:left w:val="nil"/>
              <w:bottom w:val="single" w:sz="4" w:space="0" w:color="auto"/>
              <w:right w:val="nil"/>
            </w:tcBorders>
            <w:shd w:val="clear" w:color="auto" w:fill="ACB9CA" w:themeFill="text2" w:themeFillTint="66"/>
            <w:noWrap/>
            <w:vAlign w:val="bottom"/>
            <w:hideMark/>
          </w:tcPr>
          <w:p w14:paraId="52EC9859" w14:textId="77777777" w:rsidR="00737CCE" w:rsidRPr="00C2323A" w:rsidRDefault="00737CCE">
            <w:pPr>
              <w:spacing w:after="0" w:line="240" w:lineRule="auto"/>
              <w:jc w:val="both"/>
              <w:rPr>
                <w:rFonts w:eastAsia="Times New Roman" w:cs="Times New Roman"/>
                <w:color w:val="000000"/>
                <w:sz w:val="22"/>
              </w:rPr>
              <w:pPrChange w:id="277" w:author="cleofa kadeha" w:date="2018-01-08T10:32:00Z">
                <w:pPr>
                  <w:spacing w:after="0" w:line="240" w:lineRule="auto"/>
                  <w:jc w:val="right"/>
                </w:pPr>
              </w:pPrChange>
            </w:pPr>
            <w:r w:rsidRPr="00C2323A">
              <w:rPr>
                <w:rFonts w:eastAsia="Times New Roman" w:cs="Times New Roman"/>
                <w:color w:val="000000"/>
                <w:sz w:val="22"/>
              </w:rPr>
              <w:t>1.800</w:t>
            </w:r>
          </w:p>
        </w:tc>
        <w:tc>
          <w:tcPr>
            <w:tcW w:w="400" w:type="dxa"/>
            <w:tcBorders>
              <w:top w:val="nil"/>
              <w:left w:val="nil"/>
              <w:bottom w:val="nil"/>
              <w:right w:val="nil"/>
            </w:tcBorders>
            <w:shd w:val="clear" w:color="auto" w:fill="auto"/>
            <w:noWrap/>
            <w:vAlign w:val="bottom"/>
            <w:hideMark/>
          </w:tcPr>
          <w:p w14:paraId="599D7CED" w14:textId="77777777" w:rsidR="00737CCE" w:rsidRPr="00C2323A" w:rsidRDefault="00737CCE">
            <w:pPr>
              <w:spacing w:after="0" w:line="240" w:lineRule="auto"/>
              <w:jc w:val="both"/>
              <w:rPr>
                <w:rFonts w:eastAsia="Times New Roman" w:cs="Times New Roman"/>
                <w:color w:val="000000"/>
                <w:sz w:val="22"/>
              </w:rPr>
              <w:pPrChange w:id="27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09CE6DD6" w14:textId="77777777" w:rsidR="00737CCE" w:rsidRPr="00C2323A" w:rsidRDefault="00737CCE">
            <w:pPr>
              <w:spacing w:after="0" w:line="240" w:lineRule="auto"/>
              <w:jc w:val="both"/>
              <w:rPr>
                <w:rFonts w:eastAsia="Times New Roman" w:cs="Times New Roman"/>
                <w:color w:val="000000"/>
                <w:sz w:val="22"/>
              </w:rPr>
              <w:pPrChange w:id="279" w:author="cleofa kadeha" w:date="2018-01-08T10:32:00Z">
                <w:pPr>
                  <w:spacing w:after="0" w:line="240" w:lineRule="auto"/>
                  <w:jc w:val="right"/>
                </w:pPr>
              </w:pPrChange>
            </w:pPr>
            <w:r w:rsidRPr="00C2323A">
              <w:rPr>
                <w:rFonts w:eastAsia="Times New Roman" w:cs="Times New Roman"/>
                <w:color w:val="000000"/>
                <w:sz w:val="22"/>
              </w:rPr>
              <w:t>44.99</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4F586722" w14:textId="77777777" w:rsidR="00737CCE" w:rsidRPr="00C2323A" w:rsidRDefault="00737CCE">
            <w:pPr>
              <w:spacing w:after="0" w:line="240" w:lineRule="auto"/>
              <w:jc w:val="both"/>
              <w:rPr>
                <w:rFonts w:eastAsia="Times New Roman" w:cs="Times New Roman"/>
                <w:color w:val="000000"/>
                <w:sz w:val="22"/>
              </w:rPr>
              <w:pPrChange w:id="280" w:author="cleofa kadeha" w:date="2018-01-08T10:32:00Z">
                <w:pPr>
                  <w:spacing w:after="0" w:line="240" w:lineRule="auto"/>
                  <w:jc w:val="right"/>
                </w:pPr>
              </w:pPrChange>
            </w:pPr>
            <w:r w:rsidRPr="00C2323A">
              <w:rPr>
                <w:rFonts w:eastAsia="Times New Roman" w:cs="Times New Roman"/>
                <w:color w:val="000000"/>
                <w:sz w:val="22"/>
              </w:rPr>
              <w:t>2.17</w:t>
            </w:r>
          </w:p>
        </w:tc>
      </w:tr>
      <w:tr w:rsidR="00737CCE" w:rsidRPr="00C2323A" w14:paraId="5EFDFC30"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064917D6" w14:textId="77777777" w:rsidR="00737CCE" w:rsidRPr="00C2323A" w:rsidRDefault="00737CCE">
            <w:pPr>
              <w:spacing w:after="0" w:line="240" w:lineRule="auto"/>
              <w:jc w:val="both"/>
              <w:rPr>
                <w:rFonts w:eastAsia="Times New Roman" w:cs="Times New Roman"/>
                <w:color w:val="000000"/>
                <w:sz w:val="22"/>
              </w:rPr>
              <w:pPrChange w:id="281" w:author="cleofa kadeha" w:date="2018-01-08T10:32:00Z">
                <w:pPr>
                  <w:spacing w:after="0" w:line="240" w:lineRule="auto"/>
                  <w:jc w:val="right"/>
                </w:pPr>
              </w:pPrChange>
            </w:pPr>
            <w:r w:rsidRPr="00C2323A">
              <w:rPr>
                <w:rFonts w:eastAsia="Times New Roman" w:cs="Times New Roman"/>
                <w:color w:val="000000"/>
                <w:sz w:val="22"/>
              </w:rPr>
              <w:t>1476</w:t>
            </w:r>
          </w:p>
        </w:tc>
        <w:tc>
          <w:tcPr>
            <w:tcW w:w="821" w:type="dxa"/>
            <w:tcBorders>
              <w:top w:val="nil"/>
              <w:left w:val="nil"/>
              <w:bottom w:val="single" w:sz="4" w:space="0" w:color="auto"/>
              <w:right w:val="single" w:sz="4" w:space="0" w:color="auto"/>
            </w:tcBorders>
            <w:shd w:val="clear" w:color="auto" w:fill="auto"/>
            <w:noWrap/>
            <w:vAlign w:val="bottom"/>
            <w:hideMark/>
          </w:tcPr>
          <w:p w14:paraId="3D241AD3" w14:textId="77777777" w:rsidR="00737CCE" w:rsidRPr="00C2323A" w:rsidRDefault="00737CCE">
            <w:pPr>
              <w:spacing w:after="0" w:line="240" w:lineRule="auto"/>
              <w:jc w:val="both"/>
              <w:rPr>
                <w:rFonts w:eastAsia="Times New Roman" w:cs="Times New Roman"/>
                <w:color w:val="000000"/>
                <w:sz w:val="22"/>
              </w:rPr>
              <w:pPrChange w:id="282" w:author="cleofa kadeha" w:date="2018-01-08T10:32:00Z">
                <w:pPr>
                  <w:spacing w:after="0" w:line="240" w:lineRule="auto"/>
                  <w:jc w:val="right"/>
                </w:pPr>
              </w:pPrChange>
            </w:pPr>
            <w:r w:rsidRPr="00C2323A">
              <w:rPr>
                <w:rFonts w:eastAsia="Times New Roman" w:cs="Times New Roman"/>
                <w:color w:val="000000"/>
                <w:sz w:val="22"/>
              </w:rPr>
              <w:t>49.200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2D25DF54" w14:textId="77777777" w:rsidR="00737CCE" w:rsidRPr="00C2323A" w:rsidRDefault="00737CCE">
            <w:pPr>
              <w:spacing w:after="0" w:line="240" w:lineRule="auto"/>
              <w:jc w:val="both"/>
              <w:rPr>
                <w:rFonts w:eastAsia="Times New Roman" w:cs="Times New Roman"/>
                <w:color w:val="000000"/>
                <w:sz w:val="22"/>
              </w:rPr>
              <w:pPrChange w:id="283" w:author="cleofa kadeha" w:date="2018-01-08T10:32:00Z">
                <w:pPr>
                  <w:spacing w:after="0" w:line="240" w:lineRule="auto"/>
                  <w:jc w:val="right"/>
                </w:pPr>
              </w:pPrChange>
            </w:pPr>
            <w:r w:rsidRPr="00C2323A">
              <w:rPr>
                <w:rFonts w:eastAsia="Times New Roman" w:cs="Times New Roman"/>
                <w:color w:val="000000"/>
                <w:sz w:val="22"/>
              </w:rPr>
              <w:t>2.333</w:t>
            </w:r>
          </w:p>
        </w:tc>
        <w:tc>
          <w:tcPr>
            <w:tcW w:w="340" w:type="dxa"/>
            <w:tcBorders>
              <w:top w:val="nil"/>
              <w:left w:val="nil"/>
              <w:bottom w:val="nil"/>
              <w:right w:val="nil"/>
            </w:tcBorders>
            <w:shd w:val="clear" w:color="auto" w:fill="auto"/>
            <w:noWrap/>
            <w:vAlign w:val="bottom"/>
            <w:hideMark/>
          </w:tcPr>
          <w:p w14:paraId="20F568B8" w14:textId="77777777" w:rsidR="00737CCE" w:rsidRPr="00C2323A" w:rsidRDefault="00737CCE">
            <w:pPr>
              <w:spacing w:after="0" w:line="240" w:lineRule="auto"/>
              <w:jc w:val="both"/>
              <w:rPr>
                <w:rFonts w:eastAsia="Times New Roman" w:cs="Times New Roman"/>
                <w:color w:val="000000"/>
                <w:sz w:val="22"/>
              </w:rPr>
              <w:pPrChange w:id="28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01BF0E19" w14:textId="77777777" w:rsidR="00737CCE" w:rsidRPr="00C2323A" w:rsidRDefault="00737CCE">
            <w:pPr>
              <w:spacing w:after="0" w:line="240" w:lineRule="auto"/>
              <w:jc w:val="both"/>
              <w:rPr>
                <w:rFonts w:eastAsia="Times New Roman" w:cs="Times New Roman"/>
                <w:color w:val="000000"/>
                <w:sz w:val="22"/>
              </w:rPr>
              <w:pPrChange w:id="285" w:author="cleofa kadeha" w:date="2018-01-08T10:32:00Z">
                <w:pPr>
                  <w:spacing w:after="0" w:line="240" w:lineRule="auto"/>
                  <w:jc w:val="right"/>
                </w:pPr>
              </w:pPrChange>
            </w:pPr>
            <w:r w:rsidRPr="00C2323A">
              <w:rPr>
                <w:rFonts w:eastAsia="Times New Roman" w:cs="Times New Roman"/>
                <w:color w:val="000000"/>
                <w:sz w:val="22"/>
              </w:rPr>
              <w:t>1406</w:t>
            </w:r>
          </w:p>
        </w:tc>
        <w:tc>
          <w:tcPr>
            <w:tcW w:w="821" w:type="dxa"/>
            <w:tcBorders>
              <w:top w:val="nil"/>
              <w:left w:val="nil"/>
              <w:bottom w:val="single" w:sz="4" w:space="0" w:color="auto"/>
              <w:right w:val="single" w:sz="4" w:space="0" w:color="auto"/>
            </w:tcBorders>
            <w:shd w:val="clear" w:color="auto" w:fill="auto"/>
            <w:noWrap/>
            <w:vAlign w:val="bottom"/>
            <w:hideMark/>
          </w:tcPr>
          <w:p w14:paraId="198C91DA" w14:textId="77777777" w:rsidR="00737CCE" w:rsidRPr="00C2323A" w:rsidRDefault="00737CCE">
            <w:pPr>
              <w:spacing w:after="0" w:line="240" w:lineRule="auto"/>
              <w:jc w:val="both"/>
              <w:rPr>
                <w:rFonts w:eastAsia="Times New Roman" w:cs="Times New Roman"/>
                <w:color w:val="000000"/>
                <w:sz w:val="22"/>
              </w:rPr>
              <w:pPrChange w:id="286" w:author="cleofa kadeha" w:date="2018-01-08T10:32:00Z">
                <w:pPr>
                  <w:spacing w:after="0" w:line="240" w:lineRule="auto"/>
                  <w:jc w:val="right"/>
                </w:pPr>
              </w:pPrChange>
            </w:pPr>
            <w:r w:rsidRPr="00C2323A">
              <w:rPr>
                <w:rFonts w:eastAsia="Times New Roman" w:cs="Times New Roman"/>
                <w:color w:val="000000"/>
                <w:sz w:val="22"/>
              </w:rPr>
              <w:t>46.867</w:t>
            </w:r>
          </w:p>
        </w:tc>
        <w:tc>
          <w:tcPr>
            <w:tcW w:w="1047" w:type="dxa"/>
            <w:tcBorders>
              <w:top w:val="nil"/>
              <w:left w:val="nil"/>
              <w:bottom w:val="single" w:sz="4" w:space="0" w:color="auto"/>
              <w:right w:val="nil"/>
            </w:tcBorders>
            <w:shd w:val="clear" w:color="auto" w:fill="ACB9CA" w:themeFill="text2" w:themeFillTint="66"/>
            <w:noWrap/>
            <w:vAlign w:val="bottom"/>
            <w:hideMark/>
          </w:tcPr>
          <w:p w14:paraId="40C41796" w14:textId="77777777" w:rsidR="00737CCE" w:rsidRPr="00C2323A" w:rsidRDefault="00737CCE">
            <w:pPr>
              <w:spacing w:after="0" w:line="240" w:lineRule="auto"/>
              <w:jc w:val="both"/>
              <w:rPr>
                <w:rFonts w:eastAsia="Times New Roman" w:cs="Times New Roman"/>
                <w:color w:val="000000"/>
                <w:sz w:val="22"/>
              </w:rPr>
              <w:pPrChange w:id="287" w:author="cleofa kadeha" w:date="2018-01-08T10:32:00Z">
                <w:pPr>
                  <w:spacing w:after="0" w:line="240" w:lineRule="auto"/>
                  <w:jc w:val="right"/>
                </w:pPr>
              </w:pPrChange>
            </w:pPr>
            <w:r w:rsidRPr="00C2323A">
              <w:rPr>
                <w:rFonts w:eastAsia="Times New Roman" w:cs="Times New Roman"/>
                <w:color w:val="000000"/>
                <w:sz w:val="22"/>
              </w:rPr>
              <w:t>1.833</w:t>
            </w:r>
          </w:p>
        </w:tc>
        <w:tc>
          <w:tcPr>
            <w:tcW w:w="400" w:type="dxa"/>
            <w:tcBorders>
              <w:top w:val="nil"/>
              <w:left w:val="nil"/>
              <w:bottom w:val="nil"/>
              <w:right w:val="nil"/>
            </w:tcBorders>
            <w:shd w:val="clear" w:color="auto" w:fill="auto"/>
            <w:noWrap/>
            <w:vAlign w:val="bottom"/>
            <w:hideMark/>
          </w:tcPr>
          <w:p w14:paraId="3DC9B999" w14:textId="77777777" w:rsidR="00737CCE" w:rsidRPr="00C2323A" w:rsidRDefault="00737CCE">
            <w:pPr>
              <w:spacing w:after="0" w:line="240" w:lineRule="auto"/>
              <w:jc w:val="both"/>
              <w:rPr>
                <w:rFonts w:eastAsia="Times New Roman" w:cs="Times New Roman"/>
                <w:color w:val="000000"/>
                <w:sz w:val="22"/>
              </w:rPr>
              <w:pPrChange w:id="28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EE1EFD4" w14:textId="77777777" w:rsidR="00737CCE" w:rsidRPr="00C2323A" w:rsidRDefault="00737CCE">
            <w:pPr>
              <w:spacing w:after="0" w:line="240" w:lineRule="auto"/>
              <w:jc w:val="both"/>
              <w:rPr>
                <w:rFonts w:eastAsia="Times New Roman" w:cs="Times New Roman"/>
                <w:color w:val="000000"/>
                <w:sz w:val="22"/>
              </w:rPr>
              <w:pPrChange w:id="289" w:author="cleofa kadeha" w:date="2018-01-08T10:32:00Z">
                <w:pPr>
                  <w:spacing w:after="0" w:line="240" w:lineRule="auto"/>
                  <w:jc w:val="right"/>
                </w:pPr>
              </w:pPrChange>
            </w:pPr>
            <w:r w:rsidRPr="00C2323A">
              <w:rPr>
                <w:rFonts w:eastAsia="Times New Roman" w:cs="Times New Roman"/>
                <w:color w:val="000000"/>
                <w:sz w:val="22"/>
              </w:rPr>
              <w:t>46.71</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3CBAA2A2" w14:textId="77777777" w:rsidR="00737CCE" w:rsidRPr="00C2323A" w:rsidRDefault="00737CCE">
            <w:pPr>
              <w:spacing w:after="0" w:line="240" w:lineRule="auto"/>
              <w:jc w:val="both"/>
              <w:rPr>
                <w:rFonts w:eastAsia="Times New Roman" w:cs="Times New Roman"/>
                <w:color w:val="000000"/>
                <w:sz w:val="22"/>
              </w:rPr>
              <w:pPrChange w:id="290" w:author="cleofa kadeha" w:date="2018-01-08T10:32:00Z">
                <w:pPr>
                  <w:spacing w:after="0" w:line="240" w:lineRule="auto"/>
                  <w:jc w:val="right"/>
                </w:pPr>
              </w:pPrChange>
            </w:pPr>
            <w:r w:rsidRPr="00C2323A">
              <w:rPr>
                <w:rFonts w:eastAsia="Times New Roman" w:cs="Times New Roman"/>
                <w:color w:val="000000"/>
                <w:sz w:val="22"/>
              </w:rPr>
              <w:t>1.72</w:t>
            </w:r>
          </w:p>
        </w:tc>
      </w:tr>
      <w:tr w:rsidR="00737CCE" w:rsidRPr="00C2323A" w14:paraId="4A873C05"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50C0A763" w14:textId="77777777" w:rsidR="00737CCE" w:rsidRPr="00C2323A" w:rsidRDefault="00737CCE">
            <w:pPr>
              <w:spacing w:after="0" w:line="240" w:lineRule="auto"/>
              <w:jc w:val="both"/>
              <w:rPr>
                <w:rFonts w:eastAsia="Times New Roman" w:cs="Times New Roman"/>
                <w:color w:val="000000"/>
                <w:sz w:val="22"/>
              </w:rPr>
              <w:pPrChange w:id="291" w:author="cleofa kadeha" w:date="2018-01-08T10:32:00Z">
                <w:pPr>
                  <w:spacing w:after="0" w:line="240" w:lineRule="auto"/>
                  <w:jc w:val="right"/>
                </w:pPr>
              </w:pPrChange>
            </w:pPr>
            <w:r w:rsidRPr="00C2323A">
              <w:rPr>
                <w:rFonts w:eastAsia="Times New Roman" w:cs="Times New Roman"/>
                <w:color w:val="000000"/>
                <w:sz w:val="22"/>
              </w:rPr>
              <w:t>1674</w:t>
            </w:r>
          </w:p>
        </w:tc>
        <w:tc>
          <w:tcPr>
            <w:tcW w:w="821" w:type="dxa"/>
            <w:tcBorders>
              <w:top w:val="nil"/>
              <w:left w:val="nil"/>
              <w:bottom w:val="single" w:sz="4" w:space="0" w:color="auto"/>
              <w:right w:val="single" w:sz="4" w:space="0" w:color="auto"/>
            </w:tcBorders>
            <w:shd w:val="clear" w:color="auto" w:fill="auto"/>
            <w:noWrap/>
            <w:vAlign w:val="bottom"/>
            <w:hideMark/>
          </w:tcPr>
          <w:p w14:paraId="09E254AA" w14:textId="77777777" w:rsidR="00737CCE" w:rsidRPr="00C2323A" w:rsidRDefault="00737CCE">
            <w:pPr>
              <w:spacing w:after="0" w:line="240" w:lineRule="auto"/>
              <w:jc w:val="both"/>
              <w:rPr>
                <w:rFonts w:eastAsia="Times New Roman" w:cs="Times New Roman"/>
                <w:color w:val="000000"/>
                <w:sz w:val="22"/>
              </w:rPr>
              <w:pPrChange w:id="292" w:author="cleofa kadeha" w:date="2018-01-08T10:32:00Z">
                <w:pPr>
                  <w:spacing w:after="0" w:line="240" w:lineRule="auto"/>
                  <w:jc w:val="right"/>
                </w:pPr>
              </w:pPrChange>
            </w:pPr>
            <w:r w:rsidRPr="00C2323A">
              <w:rPr>
                <w:rFonts w:eastAsia="Times New Roman" w:cs="Times New Roman"/>
                <w:color w:val="000000"/>
                <w:sz w:val="22"/>
              </w:rPr>
              <w:t>55.800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4AD6AD1D" w14:textId="77777777" w:rsidR="00737CCE" w:rsidRPr="00C2323A" w:rsidRDefault="00737CCE">
            <w:pPr>
              <w:spacing w:after="0" w:line="240" w:lineRule="auto"/>
              <w:jc w:val="both"/>
              <w:rPr>
                <w:rFonts w:eastAsia="Times New Roman" w:cs="Times New Roman"/>
                <w:color w:val="000000"/>
                <w:sz w:val="22"/>
              </w:rPr>
              <w:pPrChange w:id="293" w:author="cleofa kadeha" w:date="2018-01-08T10:32:00Z">
                <w:pPr>
                  <w:spacing w:after="0" w:line="240" w:lineRule="auto"/>
                  <w:jc w:val="right"/>
                </w:pPr>
              </w:pPrChange>
            </w:pPr>
            <w:r w:rsidRPr="00C2323A">
              <w:rPr>
                <w:rFonts w:eastAsia="Times New Roman" w:cs="Times New Roman"/>
                <w:color w:val="000000"/>
                <w:sz w:val="22"/>
              </w:rPr>
              <w:t>6.600</w:t>
            </w:r>
          </w:p>
        </w:tc>
        <w:tc>
          <w:tcPr>
            <w:tcW w:w="340" w:type="dxa"/>
            <w:tcBorders>
              <w:top w:val="nil"/>
              <w:left w:val="nil"/>
              <w:bottom w:val="nil"/>
              <w:right w:val="nil"/>
            </w:tcBorders>
            <w:shd w:val="clear" w:color="auto" w:fill="auto"/>
            <w:noWrap/>
            <w:vAlign w:val="bottom"/>
            <w:hideMark/>
          </w:tcPr>
          <w:p w14:paraId="28BC0395" w14:textId="77777777" w:rsidR="00737CCE" w:rsidRPr="00C2323A" w:rsidRDefault="00737CCE">
            <w:pPr>
              <w:spacing w:after="0" w:line="240" w:lineRule="auto"/>
              <w:jc w:val="both"/>
              <w:rPr>
                <w:rFonts w:eastAsia="Times New Roman" w:cs="Times New Roman"/>
                <w:color w:val="000000"/>
                <w:sz w:val="22"/>
              </w:rPr>
              <w:pPrChange w:id="29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4FE240FF" w14:textId="77777777" w:rsidR="00737CCE" w:rsidRPr="00C2323A" w:rsidRDefault="00737CCE">
            <w:pPr>
              <w:spacing w:after="0" w:line="240" w:lineRule="auto"/>
              <w:jc w:val="both"/>
              <w:rPr>
                <w:rFonts w:eastAsia="Times New Roman" w:cs="Times New Roman"/>
                <w:color w:val="000000"/>
                <w:sz w:val="22"/>
              </w:rPr>
              <w:pPrChange w:id="295" w:author="cleofa kadeha" w:date="2018-01-08T10:32:00Z">
                <w:pPr>
                  <w:spacing w:after="0" w:line="240" w:lineRule="auto"/>
                  <w:jc w:val="right"/>
                </w:pPr>
              </w:pPrChange>
            </w:pPr>
            <w:r w:rsidRPr="00C2323A">
              <w:rPr>
                <w:rFonts w:eastAsia="Times New Roman" w:cs="Times New Roman"/>
                <w:color w:val="000000"/>
                <w:sz w:val="22"/>
              </w:rPr>
              <w:t>1476</w:t>
            </w:r>
          </w:p>
        </w:tc>
        <w:tc>
          <w:tcPr>
            <w:tcW w:w="821" w:type="dxa"/>
            <w:tcBorders>
              <w:top w:val="nil"/>
              <w:left w:val="nil"/>
              <w:bottom w:val="single" w:sz="4" w:space="0" w:color="auto"/>
              <w:right w:val="single" w:sz="4" w:space="0" w:color="auto"/>
            </w:tcBorders>
            <w:shd w:val="clear" w:color="auto" w:fill="auto"/>
            <w:noWrap/>
            <w:vAlign w:val="bottom"/>
            <w:hideMark/>
          </w:tcPr>
          <w:p w14:paraId="35E4569F" w14:textId="77777777" w:rsidR="00737CCE" w:rsidRPr="00C2323A" w:rsidRDefault="00737CCE">
            <w:pPr>
              <w:spacing w:after="0" w:line="240" w:lineRule="auto"/>
              <w:jc w:val="both"/>
              <w:rPr>
                <w:rFonts w:eastAsia="Times New Roman" w:cs="Times New Roman"/>
                <w:color w:val="000000"/>
                <w:sz w:val="22"/>
              </w:rPr>
              <w:pPrChange w:id="296" w:author="cleofa kadeha" w:date="2018-01-08T10:32:00Z">
                <w:pPr>
                  <w:spacing w:after="0" w:line="240" w:lineRule="auto"/>
                  <w:jc w:val="right"/>
                </w:pPr>
              </w:pPrChange>
            </w:pPr>
            <w:r w:rsidRPr="00C2323A">
              <w:rPr>
                <w:rFonts w:eastAsia="Times New Roman" w:cs="Times New Roman"/>
                <w:color w:val="000000"/>
                <w:sz w:val="22"/>
              </w:rPr>
              <w:t>49.200</w:t>
            </w:r>
          </w:p>
        </w:tc>
        <w:tc>
          <w:tcPr>
            <w:tcW w:w="1047" w:type="dxa"/>
            <w:tcBorders>
              <w:top w:val="nil"/>
              <w:left w:val="nil"/>
              <w:bottom w:val="single" w:sz="4" w:space="0" w:color="auto"/>
              <w:right w:val="nil"/>
            </w:tcBorders>
            <w:shd w:val="clear" w:color="auto" w:fill="ACB9CA" w:themeFill="text2" w:themeFillTint="66"/>
            <w:noWrap/>
            <w:vAlign w:val="bottom"/>
            <w:hideMark/>
          </w:tcPr>
          <w:p w14:paraId="13DBDF64" w14:textId="77777777" w:rsidR="00737CCE" w:rsidRPr="00C2323A" w:rsidRDefault="00737CCE">
            <w:pPr>
              <w:spacing w:after="0" w:line="240" w:lineRule="auto"/>
              <w:jc w:val="both"/>
              <w:rPr>
                <w:rFonts w:eastAsia="Times New Roman" w:cs="Times New Roman"/>
                <w:color w:val="000000"/>
                <w:sz w:val="22"/>
              </w:rPr>
              <w:pPrChange w:id="297" w:author="cleofa kadeha" w:date="2018-01-08T10:32:00Z">
                <w:pPr>
                  <w:spacing w:after="0" w:line="240" w:lineRule="auto"/>
                  <w:jc w:val="right"/>
                </w:pPr>
              </w:pPrChange>
            </w:pPr>
            <w:r w:rsidRPr="00C2323A">
              <w:rPr>
                <w:rFonts w:eastAsia="Times New Roman" w:cs="Times New Roman"/>
                <w:color w:val="000000"/>
                <w:sz w:val="22"/>
              </w:rPr>
              <w:t>2.333</w:t>
            </w:r>
          </w:p>
        </w:tc>
        <w:tc>
          <w:tcPr>
            <w:tcW w:w="400" w:type="dxa"/>
            <w:tcBorders>
              <w:top w:val="nil"/>
              <w:left w:val="nil"/>
              <w:bottom w:val="nil"/>
              <w:right w:val="nil"/>
            </w:tcBorders>
            <w:shd w:val="clear" w:color="auto" w:fill="auto"/>
            <w:noWrap/>
            <w:vAlign w:val="bottom"/>
            <w:hideMark/>
          </w:tcPr>
          <w:p w14:paraId="7515B9B2" w14:textId="77777777" w:rsidR="00737CCE" w:rsidRPr="00C2323A" w:rsidRDefault="00737CCE">
            <w:pPr>
              <w:spacing w:after="0" w:line="240" w:lineRule="auto"/>
              <w:jc w:val="both"/>
              <w:rPr>
                <w:rFonts w:eastAsia="Times New Roman" w:cs="Times New Roman"/>
                <w:color w:val="000000"/>
                <w:sz w:val="22"/>
              </w:rPr>
              <w:pPrChange w:id="29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5D81CE9C" w14:textId="77777777" w:rsidR="00737CCE" w:rsidRPr="00C2323A" w:rsidRDefault="00737CCE">
            <w:pPr>
              <w:spacing w:after="0" w:line="240" w:lineRule="auto"/>
              <w:jc w:val="both"/>
              <w:rPr>
                <w:rFonts w:eastAsia="Times New Roman" w:cs="Times New Roman"/>
                <w:color w:val="000000"/>
                <w:sz w:val="22"/>
              </w:rPr>
              <w:pPrChange w:id="299" w:author="cleofa kadeha" w:date="2018-01-08T10:32:00Z">
                <w:pPr>
                  <w:spacing w:after="0" w:line="240" w:lineRule="auto"/>
                  <w:jc w:val="right"/>
                </w:pPr>
              </w:pPrChange>
            </w:pPr>
            <w:r w:rsidRPr="00C2323A">
              <w:rPr>
                <w:rFonts w:eastAsia="Times New Roman" w:cs="Times New Roman"/>
                <w:color w:val="000000"/>
                <w:sz w:val="22"/>
              </w:rPr>
              <w:t>49.03</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57E014B5" w14:textId="77777777" w:rsidR="00737CCE" w:rsidRPr="00C2323A" w:rsidRDefault="00737CCE">
            <w:pPr>
              <w:spacing w:after="0" w:line="240" w:lineRule="auto"/>
              <w:jc w:val="both"/>
              <w:rPr>
                <w:rFonts w:eastAsia="Times New Roman" w:cs="Times New Roman"/>
                <w:color w:val="000000"/>
                <w:sz w:val="22"/>
              </w:rPr>
              <w:pPrChange w:id="300" w:author="cleofa kadeha" w:date="2018-01-08T10:32:00Z">
                <w:pPr>
                  <w:spacing w:after="0" w:line="240" w:lineRule="auto"/>
                  <w:jc w:val="right"/>
                </w:pPr>
              </w:pPrChange>
            </w:pPr>
            <w:r w:rsidRPr="00C2323A">
              <w:rPr>
                <w:rFonts w:eastAsia="Times New Roman" w:cs="Times New Roman"/>
                <w:color w:val="000000"/>
                <w:sz w:val="22"/>
              </w:rPr>
              <w:t>2.32</w:t>
            </w:r>
          </w:p>
        </w:tc>
      </w:tr>
      <w:tr w:rsidR="00737CCE" w:rsidRPr="00C2323A" w14:paraId="204296A9"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4116649B" w14:textId="77777777" w:rsidR="00737CCE" w:rsidRPr="00C2323A" w:rsidRDefault="00737CCE">
            <w:pPr>
              <w:spacing w:after="0" w:line="240" w:lineRule="auto"/>
              <w:jc w:val="both"/>
              <w:rPr>
                <w:rFonts w:eastAsia="Times New Roman" w:cs="Times New Roman"/>
                <w:color w:val="000000"/>
                <w:sz w:val="22"/>
              </w:rPr>
              <w:pPrChange w:id="301" w:author="cleofa kadeha" w:date="2018-01-08T10:32:00Z">
                <w:pPr>
                  <w:spacing w:after="0" w:line="240" w:lineRule="auto"/>
                  <w:jc w:val="right"/>
                </w:pPr>
              </w:pPrChange>
            </w:pPr>
            <w:r w:rsidRPr="00C2323A">
              <w:rPr>
                <w:rFonts w:eastAsia="Times New Roman" w:cs="Times New Roman"/>
                <w:color w:val="000000"/>
                <w:sz w:val="22"/>
              </w:rPr>
              <w:t>1812</w:t>
            </w:r>
          </w:p>
        </w:tc>
        <w:tc>
          <w:tcPr>
            <w:tcW w:w="821" w:type="dxa"/>
            <w:tcBorders>
              <w:top w:val="nil"/>
              <w:left w:val="nil"/>
              <w:bottom w:val="single" w:sz="4" w:space="0" w:color="auto"/>
              <w:right w:val="single" w:sz="4" w:space="0" w:color="auto"/>
            </w:tcBorders>
            <w:shd w:val="clear" w:color="auto" w:fill="auto"/>
            <w:noWrap/>
            <w:vAlign w:val="bottom"/>
            <w:hideMark/>
          </w:tcPr>
          <w:p w14:paraId="131E7184" w14:textId="77777777" w:rsidR="00737CCE" w:rsidRPr="00C2323A" w:rsidRDefault="00737CCE">
            <w:pPr>
              <w:spacing w:after="0" w:line="240" w:lineRule="auto"/>
              <w:jc w:val="both"/>
              <w:rPr>
                <w:rFonts w:eastAsia="Times New Roman" w:cs="Times New Roman"/>
                <w:color w:val="000000"/>
                <w:sz w:val="22"/>
              </w:rPr>
              <w:pPrChange w:id="302" w:author="cleofa kadeha" w:date="2018-01-08T10:32:00Z">
                <w:pPr>
                  <w:spacing w:after="0" w:line="240" w:lineRule="auto"/>
                  <w:jc w:val="right"/>
                </w:pPr>
              </w:pPrChange>
            </w:pPr>
            <w:r w:rsidRPr="00C2323A">
              <w:rPr>
                <w:rFonts w:eastAsia="Times New Roman" w:cs="Times New Roman"/>
                <w:color w:val="000000"/>
                <w:sz w:val="22"/>
              </w:rPr>
              <w:t>60.400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11F59B50" w14:textId="77777777" w:rsidR="00737CCE" w:rsidRPr="00C2323A" w:rsidRDefault="00737CCE">
            <w:pPr>
              <w:spacing w:after="0" w:line="240" w:lineRule="auto"/>
              <w:jc w:val="both"/>
              <w:rPr>
                <w:rFonts w:eastAsia="Times New Roman" w:cs="Times New Roman"/>
                <w:color w:val="000000"/>
                <w:sz w:val="22"/>
              </w:rPr>
              <w:pPrChange w:id="303" w:author="cleofa kadeha" w:date="2018-01-08T10:32:00Z">
                <w:pPr>
                  <w:spacing w:after="0" w:line="240" w:lineRule="auto"/>
                  <w:jc w:val="right"/>
                </w:pPr>
              </w:pPrChange>
            </w:pPr>
            <w:r w:rsidRPr="00C2323A">
              <w:rPr>
                <w:rFonts w:eastAsia="Times New Roman" w:cs="Times New Roman"/>
                <w:color w:val="000000"/>
                <w:sz w:val="22"/>
              </w:rPr>
              <w:t>4.600</w:t>
            </w:r>
          </w:p>
        </w:tc>
        <w:tc>
          <w:tcPr>
            <w:tcW w:w="340" w:type="dxa"/>
            <w:tcBorders>
              <w:top w:val="nil"/>
              <w:left w:val="nil"/>
              <w:bottom w:val="nil"/>
              <w:right w:val="nil"/>
            </w:tcBorders>
            <w:shd w:val="clear" w:color="auto" w:fill="auto"/>
            <w:noWrap/>
            <w:vAlign w:val="bottom"/>
            <w:hideMark/>
          </w:tcPr>
          <w:p w14:paraId="1654150C" w14:textId="77777777" w:rsidR="00737CCE" w:rsidRPr="00C2323A" w:rsidRDefault="00737CCE">
            <w:pPr>
              <w:spacing w:after="0" w:line="240" w:lineRule="auto"/>
              <w:jc w:val="both"/>
              <w:rPr>
                <w:rFonts w:eastAsia="Times New Roman" w:cs="Times New Roman"/>
                <w:color w:val="000000"/>
                <w:sz w:val="22"/>
              </w:rPr>
              <w:pPrChange w:id="30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32B81DB0" w14:textId="77777777" w:rsidR="00737CCE" w:rsidRPr="00C2323A" w:rsidRDefault="00737CCE">
            <w:pPr>
              <w:spacing w:after="0" w:line="240" w:lineRule="auto"/>
              <w:jc w:val="both"/>
              <w:rPr>
                <w:rFonts w:eastAsia="Times New Roman" w:cs="Times New Roman"/>
                <w:color w:val="000000"/>
                <w:sz w:val="22"/>
              </w:rPr>
              <w:pPrChange w:id="305" w:author="cleofa kadeha" w:date="2018-01-08T10:32:00Z">
                <w:pPr>
                  <w:spacing w:after="0" w:line="240" w:lineRule="auto"/>
                  <w:jc w:val="right"/>
                </w:pPr>
              </w:pPrChange>
            </w:pPr>
            <w:r w:rsidRPr="00C2323A">
              <w:rPr>
                <w:rFonts w:eastAsia="Times New Roman" w:cs="Times New Roman"/>
                <w:color w:val="000000"/>
                <w:sz w:val="22"/>
              </w:rPr>
              <w:t>1673</w:t>
            </w:r>
          </w:p>
        </w:tc>
        <w:tc>
          <w:tcPr>
            <w:tcW w:w="821" w:type="dxa"/>
            <w:tcBorders>
              <w:top w:val="nil"/>
              <w:left w:val="nil"/>
              <w:bottom w:val="single" w:sz="4" w:space="0" w:color="auto"/>
              <w:right w:val="single" w:sz="4" w:space="0" w:color="auto"/>
            </w:tcBorders>
            <w:shd w:val="clear" w:color="auto" w:fill="auto"/>
            <w:noWrap/>
            <w:vAlign w:val="bottom"/>
            <w:hideMark/>
          </w:tcPr>
          <w:p w14:paraId="5C57C8D8" w14:textId="77777777" w:rsidR="00737CCE" w:rsidRPr="00C2323A" w:rsidRDefault="00737CCE">
            <w:pPr>
              <w:spacing w:after="0" w:line="240" w:lineRule="auto"/>
              <w:jc w:val="both"/>
              <w:rPr>
                <w:rFonts w:eastAsia="Times New Roman" w:cs="Times New Roman"/>
                <w:color w:val="000000"/>
                <w:sz w:val="22"/>
              </w:rPr>
              <w:pPrChange w:id="306" w:author="cleofa kadeha" w:date="2018-01-08T10:32:00Z">
                <w:pPr>
                  <w:spacing w:after="0" w:line="240" w:lineRule="auto"/>
                  <w:jc w:val="right"/>
                </w:pPr>
              </w:pPrChange>
            </w:pPr>
            <w:r w:rsidRPr="00C2323A">
              <w:rPr>
                <w:rFonts w:eastAsia="Times New Roman" w:cs="Times New Roman"/>
                <w:color w:val="000000"/>
                <w:sz w:val="22"/>
              </w:rPr>
              <w:t>55.767</w:t>
            </w:r>
          </w:p>
        </w:tc>
        <w:tc>
          <w:tcPr>
            <w:tcW w:w="1047" w:type="dxa"/>
            <w:tcBorders>
              <w:top w:val="nil"/>
              <w:left w:val="nil"/>
              <w:bottom w:val="single" w:sz="4" w:space="0" w:color="auto"/>
              <w:right w:val="nil"/>
            </w:tcBorders>
            <w:shd w:val="clear" w:color="auto" w:fill="ACB9CA" w:themeFill="text2" w:themeFillTint="66"/>
            <w:noWrap/>
            <w:vAlign w:val="bottom"/>
            <w:hideMark/>
          </w:tcPr>
          <w:p w14:paraId="2EC0F37E" w14:textId="77777777" w:rsidR="00737CCE" w:rsidRPr="00C2323A" w:rsidRDefault="00737CCE">
            <w:pPr>
              <w:spacing w:after="0" w:line="240" w:lineRule="auto"/>
              <w:jc w:val="both"/>
              <w:rPr>
                <w:rFonts w:eastAsia="Times New Roman" w:cs="Times New Roman"/>
                <w:color w:val="000000"/>
                <w:sz w:val="22"/>
              </w:rPr>
              <w:pPrChange w:id="307" w:author="cleofa kadeha" w:date="2018-01-08T10:32:00Z">
                <w:pPr>
                  <w:spacing w:after="0" w:line="240" w:lineRule="auto"/>
                  <w:jc w:val="right"/>
                </w:pPr>
              </w:pPrChange>
            </w:pPr>
            <w:r w:rsidRPr="00C2323A">
              <w:rPr>
                <w:rFonts w:eastAsia="Times New Roman" w:cs="Times New Roman"/>
                <w:color w:val="000000"/>
                <w:sz w:val="22"/>
              </w:rPr>
              <w:t>6.567</w:t>
            </w:r>
          </w:p>
        </w:tc>
        <w:tc>
          <w:tcPr>
            <w:tcW w:w="400" w:type="dxa"/>
            <w:tcBorders>
              <w:top w:val="nil"/>
              <w:left w:val="nil"/>
              <w:bottom w:val="nil"/>
              <w:right w:val="nil"/>
            </w:tcBorders>
            <w:shd w:val="clear" w:color="auto" w:fill="auto"/>
            <w:noWrap/>
            <w:vAlign w:val="bottom"/>
            <w:hideMark/>
          </w:tcPr>
          <w:p w14:paraId="3B49E744" w14:textId="77777777" w:rsidR="00737CCE" w:rsidRPr="00C2323A" w:rsidRDefault="00737CCE">
            <w:pPr>
              <w:spacing w:after="0" w:line="240" w:lineRule="auto"/>
              <w:jc w:val="both"/>
              <w:rPr>
                <w:rFonts w:eastAsia="Times New Roman" w:cs="Times New Roman"/>
                <w:color w:val="000000"/>
                <w:sz w:val="22"/>
              </w:rPr>
              <w:pPrChange w:id="30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1D39E1EA" w14:textId="77777777" w:rsidR="00737CCE" w:rsidRPr="00C2323A" w:rsidRDefault="00737CCE">
            <w:pPr>
              <w:spacing w:after="0" w:line="240" w:lineRule="auto"/>
              <w:jc w:val="both"/>
              <w:rPr>
                <w:rFonts w:eastAsia="Times New Roman" w:cs="Times New Roman"/>
                <w:color w:val="000000"/>
                <w:sz w:val="22"/>
              </w:rPr>
              <w:pPrChange w:id="309" w:author="cleofa kadeha" w:date="2018-01-08T10:32:00Z">
                <w:pPr>
                  <w:spacing w:after="0" w:line="240" w:lineRule="auto"/>
                  <w:jc w:val="right"/>
                </w:pPr>
              </w:pPrChange>
            </w:pPr>
            <w:r w:rsidRPr="00C2323A">
              <w:rPr>
                <w:rFonts w:eastAsia="Times New Roman" w:cs="Times New Roman"/>
                <w:color w:val="000000"/>
                <w:sz w:val="22"/>
              </w:rPr>
              <w:t>55.6</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509C890D" w14:textId="77777777" w:rsidR="00737CCE" w:rsidRPr="00C2323A" w:rsidRDefault="00737CCE">
            <w:pPr>
              <w:spacing w:after="0" w:line="240" w:lineRule="auto"/>
              <w:jc w:val="both"/>
              <w:rPr>
                <w:rFonts w:eastAsia="Times New Roman" w:cs="Times New Roman"/>
                <w:color w:val="000000"/>
                <w:sz w:val="22"/>
              </w:rPr>
              <w:pPrChange w:id="310" w:author="cleofa kadeha" w:date="2018-01-08T10:32:00Z">
                <w:pPr>
                  <w:spacing w:after="0" w:line="240" w:lineRule="auto"/>
                  <w:jc w:val="right"/>
                </w:pPr>
              </w:pPrChange>
            </w:pPr>
            <w:r w:rsidRPr="00C2323A">
              <w:rPr>
                <w:rFonts w:eastAsia="Times New Roman" w:cs="Times New Roman"/>
                <w:color w:val="000000"/>
                <w:sz w:val="22"/>
              </w:rPr>
              <w:t>6.57</w:t>
            </w:r>
          </w:p>
        </w:tc>
      </w:tr>
      <w:tr w:rsidR="00737CCE" w:rsidRPr="00C2323A" w14:paraId="492E4D08"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359A8A31" w14:textId="77777777" w:rsidR="00737CCE" w:rsidRPr="00C2323A" w:rsidRDefault="00737CCE">
            <w:pPr>
              <w:spacing w:after="0" w:line="240" w:lineRule="auto"/>
              <w:jc w:val="both"/>
              <w:rPr>
                <w:rFonts w:eastAsia="Times New Roman" w:cs="Times New Roman"/>
                <w:color w:val="000000"/>
                <w:sz w:val="22"/>
              </w:rPr>
              <w:pPrChange w:id="311" w:author="cleofa kadeha" w:date="2018-01-08T10:32:00Z">
                <w:pPr>
                  <w:spacing w:after="0" w:line="240" w:lineRule="auto"/>
                  <w:jc w:val="right"/>
                </w:pPr>
              </w:pPrChange>
            </w:pPr>
            <w:r w:rsidRPr="00C2323A">
              <w:rPr>
                <w:rFonts w:eastAsia="Times New Roman" w:cs="Times New Roman"/>
                <w:color w:val="000000"/>
                <w:sz w:val="22"/>
              </w:rPr>
              <w:t>1933</w:t>
            </w:r>
          </w:p>
        </w:tc>
        <w:tc>
          <w:tcPr>
            <w:tcW w:w="821" w:type="dxa"/>
            <w:tcBorders>
              <w:top w:val="nil"/>
              <w:left w:val="nil"/>
              <w:bottom w:val="single" w:sz="4" w:space="0" w:color="auto"/>
              <w:right w:val="single" w:sz="4" w:space="0" w:color="auto"/>
            </w:tcBorders>
            <w:shd w:val="clear" w:color="auto" w:fill="auto"/>
            <w:noWrap/>
            <w:vAlign w:val="bottom"/>
            <w:hideMark/>
          </w:tcPr>
          <w:p w14:paraId="04B44781" w14:textId="77777777" w:rsidR="00737CCE" w:rsidRPr="00C2323A" w:rsidRDefault="00737CCE">
            <w:pPr>
              <w:spacing w:after="0" w:line="240" w:lineRule="auto"/>
              <w:jc w:val="both"/>
              <w:rPr>
                <w:rFonts w:eastAsia="Times New Roman" w:cs="Times New Roman"/>
                <w:color w:val="000000"/>
                <w:sz w:val="22"/>
              </w:rPr>
              <w:pPrChange w:id="312" w:author="cleofa kadeha" w:date="2018-01-08T10:32:00Z">
                <w:pPr>
                  <w:spacing w:after="0" w:line="240" w:lineRule="auto"/>
                  <w:jc w:val="right"/>
                </w:pPr>
              </w:pPrChange>
            </w:pPr>
            <w:r w:rsidRPr="00C2323A">
              <w:rPr>
                <w:rFonts w:eastAsia="Times New Roman" w:cs="Times New Roman"/>
                <w:color w:val="000000"/>
                <w:sz w:val="22"/>
              </w:rPr>
              <w:t>64.433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14:paraId="1327E134" w14:textId="77777777" w:rsidR="00737CCE" w:rsidRPr="00C2323A" w:rsidRDefault="00737CCE">
            <w:pPr>
              <w:spacing w:after="0" w:line="240" w:lineRule="auto"/>
              <w:jc w:val="both"/>
              <w:rPr>
                <w:rFonts w:eastAsia="Times New Roman" w:cs="Times New Roman"/>
                <w:color w:val="000000"/>
                <w:sz w:val="22"/>
              </w:rPr>
              <w:pPrChange w:id="313" w:author="cleofa kadeha" w:date="2018-01-08T10:32:00Z">
                <w:pPr>
                  <w:spacing w:after="0" w:line="240" w:lineRule="auto"/>
                  <w:jc w:val="right"/>
                </w:pPr>
              </w:pPrChange>
            </w:pPr>
            <w:r w:rsidRPr="00C2323A">
              <w:rPr>
                <w:rFonts w:eastAsia="Times New Roman" w:cs="Times New Roman"/>
                <w:color w:val="000000"/>
                <w:sz w:val="22"/>
              </w:rPr>
              <w:t>4.033</w:t>
            </w:r>
          </w:p>
        </w:tc>
        <w:tc>
          <w:tcPr>
            <w:tcW w:w="340" w:type="dxa"/>
            <w:tcBorders>
              <w:top w:val="nil"/>
              <w:left w:val="nil"/>
              <w:bottom w:val="nil"/>
              <w:right w:val="nil"/>
            </w:tcBorders>
            <w:shd w:val="clear" w:color="auto" w:fill="auto"/>
            <w:noWrap/>
            <w:vAlign w:val="bottom"/>
            <w:hideMark/>
          </w:tcPr>
          <w:p w14:paraId="7BF74A59" w14:textId="77777777" w:rsidR="00737CCE" w:rsidRPr="00C2323A" w:rsidRDefault="00737CCE">
            <w:pPr>
              <w:spacing w:after="0" w:line="240" w:lineRule="auto"/>
              <w:jc w:val="both"/>
              <w:rPr>
                <w:rFonts w:eastAsia="Times New Roman" w:cs="Times New Roman"/>
                <w:color w:val="000000"/>
                <w:sz w:val="22"/>
              </w:rPr>
              <w:pPrChange w:id="314" w:author="cleofa kadeha" w:date="2018-01-08T10:32:00Z">
                <w:pPr>
                  <w:spacing w:after="0" w:line="240" w:lineRule="auto"/>
                  <w:jc w:val="right"/>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58EC3CF4" w14:textId="77777777" w:rsidR="00737CCE" w:rsidRPr="00C2323A" w:rsidRDefault="00737CCE">
            <w:pPr>
              <w:spacing w:after="0" w:line="240" w:lineRule="auto"/>
              <w:jc w:val="both"/>
              <w:rPr>
                <w:rFonts w:eastAsia="Times New Roman" w:cs="Times New Roman"/>
                <w:color w:val="000000"/>
                <w:sz w:val="22"/>
              </w:rPr>
              <w:pPrChange w:id="315" w:author="cleofa kadeha" w:date="2018-01-08T10:32:00Z">
                <w:pPr>
                  <w:spacing w:after="0" w:line="240" w:lineRule="auto"/>
                  <w:jc w:val="right"/>
                </w:pPr>
              </w:pPrChange>
            </w:pPr>
            <w:r w:rsidRPr="00C2323A">
              <w:rPr>
                <w:rFonts w:eastAsia="Times New Roman" w:cs="Times New Roman"/>
                <w:color w:val="000000"/>
                <w:sz w:val="22"/>
              </w:rPr>
              <w:t>1755</w:t>
            </w:r>
          </w:p>
        </w:tc>
        <w:tc>
          <w:tcPr>
            <w:tcW w:w="821" w:type="dxa"/>
            <w:tcBorders>
              <w:top w:val="nil"/>
              <w:left w:val="nil"/>
              <w:bottom w:val="single" w:sz="4" w:space="0" w:color="auto"/>
              <w:right w:val="single" w:sz="4" w:space="0" w:color="auto"/>
            </w:tcBorders>
            <w:shd w:val="clear" w:color="auto" w:fill="auto"/>
            <w:noWrap/>
            <w:vAlign w:val="bottom"/>
            <w:hideMark/>
          </w:tcPr>
          <w:p w14:paraId="79EB49F5" w14:textId="77777777" w:rsidR="00737CCE" w:rsidRPr="00C2323A" w:rsidRDefault="00737CCE">
            <w:pPr>
              <w:spacing w:after="0" w:line="240" w:lineRule="auto"/>
              <w:jc w:val="both"/>
              <w:rPr>
                <w:rFonts w:eastAsia="Times New Roman" w:cs="Times New Roman"/>
                <w:color w:val="000000"/>
                <w:sz w:val="22"/>
              </w:rPr>
              <w:pPrChange w:id="316" w:author="cleofa kadeha" w:date="2018-01-08T10:32:00Z">
                <w:pPr>
                  <w:spacing w:after="0" w:line="240" w:lineRule="auto"/>
                  <w:jc w:val="right"/>
                </w:pPr>
              </w:pPrChange>
            </w:pPr>
            <w:r w:rsidRPr="00C2323A">
              <w:rPr>
                <w:rFonts w:eastAsia="Times New Roman" w:cs="Times New Roman"/>
                <w:color w:val="000000"/>
                <w:sz w:val="22"/>
              </w:rPr>
              <w:t>58.500</w:t>
            </w:r>
          </w:p>
        </w:tc>
        <w:tc>
          <w:tcPr>
            <w:tcW w:w="1047" w:type="dxa"/>
            <w:tcBorders>
              <w:top w:val="nil"/>
              <w:left w:val="nil"/>
              <w:bottom w:val="single" w:sz="4" w:space="0" w:color="auto"/>
              <w:right w:val="nil"/>
            </w:tcBorders>
            <w:shd w:val="clear" w:color="auto" w:fill="ACB9CA" w:themeFill="text2" w:themeFillTint="66"/>
            <w:noWrap/>
            <w:vAlign w:val="bottom"/>
            <w:hideMark/>
          </w:tcPr>
          <w:p w14:paraId="52813CBB" w14:textId="77777777" w:rsidR="00737CCE" w:rsidRPr="00C2323A" w:rsidRDefault="00737CCE">
            <w:pPr>
              <w:spacing w:after="0" w:line="240" w:lineRule="auto"/>
              <w:jc w:val="both"/>
              <w:rPr>
                <w:rFonts w:eastAsia="Times New Roman" w:cs="Times New Roman"/>
                <w:color w:val="000000"/>
                <w:sz w:val="22"/>
              </w:rPr>
              <w:pPrChange w:id="317" w:author="cleofa kadeha" w:date="2018-01-08T10:32:00Z">
                <w:pPr>
                  <w:spacing w:after="0" w:line="240" w:lineRule="auto"/>
                  <w:jc w:val="right"/>
                </w:pPr>
              </w:pPrChange>
            </w:pPr>
            <w:r w:rsidRPr="00C2323A">
              <w:rPr>
                <w:rFonts w:eastAsia="Times New Roman" w:cs="Times New Roman"/>
                <w:color w:val="000000"/>
                <w:sz w:val="22"/>
              </w:rPr>
              <w:t>2.733</w:t>
            </w:r>
          </w:p>
        </w:tc>
        <w:tc>
          <w:tcPr>
            <w:tcW w:w="400" w:type="dxa"/>
            <w:tcBorders>
              <w:top w:val="nil"/>
              <w:left w:val="nil"/>
              <w:bottom w:val="nil"/>
              <w:right w:val="nil"/>
            </w:tcBorders>
            <w:shd w:val="clear" w:color="auto" w:fill="auto"/>
            <w:noWrap/>
            <w:vAlign w:val="bottom"/>
            <w:hideMark/>
          </w:tcPr>
          <w:p w14:paraId="4303AE2C" w14:textId="77777777" w:rsidR="00737CCE" w:rsidRPr="00C2323A" w:rsidRDefault="00737CCE">
            <w:pPr>
              <w:spacing w:after="0" w:line="240" w:lineRule="auto"/>
              <w:jc w:val="both"/>
              <w:rPr>
                <w:rFonts w:eastAsia="Times New Roman" w:cs="Times New Roman"/>
                <w:color w:val="000000"/>
                <w:sz w:val="22"/>
              </w:rPr>
              <w:pPrChange w:id="31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F3D9876" w14:textId="77777777" w:rsidR="00737CCE" w:rsidRPr="00C2323A" w:rsidRDefault="00737CCE">
            <w:pPr>
              <w:spacing w:after="0" w:line="240" w:lineRule="auto"/>
              <w:jc w:val="both"/>
              <w:rPr>
                <w:rFonts w:eastAsia="Times New Roman" w:cs="Times New Roman"/>
                <w:color w:val="000000"/>
                <w:sz w:val="22"/>
              </w:rPr>
              <w:pPrChange w:id="319" w:author="cleofa kadeha" w:date="2018-01-08T10:32:00Z">
                <w:pPr>
                  <w:spacing w:after="0" w:line="240" w:lineRule="auto"/>
                  <w:jc w:val="right"/>
                </w:pPr>
              </w:pPrChange>
            </w:pPr>
            <w:r w:rsidRPr="00C2323A">
              <w:rPr>
                <w:rFonts w:eastAsia="Times New Roman" w:cs="Times New Roman"/>
                <w:color w:val="000000"/>
                <w:sz w:val="22"/>
              </w:rPr>
              <w:t>57.75</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790ED5D5" w14:textId="77777777" w:rsidR="00737CCE" w:rsidRPr="00C2323A" w:rsidRDefault="00737CCE">
            <w:pPr>
              <w:spacing w:after="0" w:line="240" w:lineRule="auto"/>
              <w:jc w:val="both"/>
              <w:rPr>
                <w:rFonts w:eastAsia="Times New Roman" w:cs="Times New Roman"/>
                <w:color w:val="000000"/>
                <w:sz w:val="22"/>
              </w:rPr>
              <w:pPrChange w:id="320" w:author="cleofa kadeha" w:date="2018-01-08T10:32:00Z">
                <w:pPr>
                  <w:spacing w:after="0" w:line="240" w:lineRule="auto"/>
                  <w:jc w:val="right"/>
                </w:pPr>
              </w:pPrChange>
            </w:pPr>
            <w:r w:rsidRPr="00C2323A">
              <w:rPr>
                <w:rFonts w:eastAsia="Times New Roman" w:cs="Times New Roman"/>
                <w:color w:val="000000"/>
                <w:sz w:val="22"/>
              </w:rPr>
              <w:t>2.15</w:t>
            </w:r>
          </w:p>
        </w:tc>
      </w:tr>
      <w:tr w:rsidR="00737CCE" w:rsidRPr="00C2323A" w14:paraId="08B1EBA5"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104E011A" w14:textId="77777777" w:rsidR="00737CCE" w:rsidRPr="00C2323A" w:rsidRDefault="00737CCE">
            <w:pPr>
              <w:spacing w:after="0" w:line="240" w:lineRule="auto"/>
              <w:jc w:val="both"/>
              <w:rPr>
                <w:rFonts w:eastAsia="Times New Roman" w:cs="Times New Roman"/>
                <w:color w:val="000000"/>
                <w:sz w:val="22"/>
              </w:rPr>
              <w:pPrChange w:id="321" w:author="cleofa kadeha" w:date="2018-01-08T10:32:00Z">
                <w:pPr>
                  <w:spacing w:after="0" w:line="240" w:lineRule="auto"/>
                </w:pPr>
              </w:pPrChange>
            </w:pPr>
            <w:r w:rsidRPr="00C2323A">
              <w:rPr>
                <w:rFonts w:eastAsia="Times New Roman" w:cs="Times New Roman"/>
                <w:color w:val="000000"/>
                <w:sz w:val="22"/>
              </w:rPr>
              <w:t> </w:t>
            </w:r>
          </w:p>
        </w:tc>
        <w:tc>
          <w:tcPr>
            <w:tcW w:w="821" w:type="dxa"/>
            <w:tcBorders>
              <w:top w:val="nil"/>
              <w:left w:val="nil"/>
              <w:bottom w:val="single" w:sz="4" w:space="0" w:color="auto"/>
              <w:right w:val="single" w:sz="4" w:space="0" w:color="auto"/>
            </w:tcBorders>
            <w:shd w:val="clear" w:color="auto" w:fill="auto"/>
            <w:noWrap/>
            <w:vAlign w:val="bottom"/>
            <w:hideMark/>
          </w:tcPr>
          <w:p w14:paraId="1B8D0A14" w14:textId="77777777" w:rsidR="00737CCE" w:rsidRPr="00C2323A" w:rsidRDefault="00737CCE">
            <w:pPr>
              <w:spacing w:after="0" w:line="240" w:lineRule="auto"/>
              <w:jc w:val="both"/>
              <w:rPr>
                <w:rFonts w:eastAsia="Times New Roman" w:cs="Times New Roman"/>
                <w:color w:val="000000"/>
                <w:sz w:val="22"/>
              </w:rPr>
              <w:pPrChange w:id="322" w:author="cleofa kadeha" w:date="2018-01-08T10:32:00Z">
                <w:pPr>
                  <w:spacing w:after="0" w:line="240" w:lineRule="auto"/>
                </w:pPr>
              </w:pPrChange>
            </w:pPr>
            <w:r w:rsidRPr="00C2323A">
              <w:rPr>
                <w:rFonts w:eastAsia="Times New Roman" w:cs="Times New Roman"/>
                <w:color w:val="000000"/>
                <w:sz w:val="22"/>
              </w:rPr>
              <w:t> </w:t>
            </w:r>
          </w:p>
        </w:tc>
        <w:tc>
          <w:tcPr>
            <w:tcW w:w="1047" w:type="dxa"/>
            <w:tcBorders>
              <w:top w:val="nil"/>
              <w:left w:val="nil"/>
              <w:bottom w:val="single" w:sz="4" w:space="0" w:color="auto"/>
              <w:right w:val="single" w:sz="4" w:space="0" w:color="auto"/>
            </w:tcBorders>
            <w:shd w:val="clear" w:color="auto" w:fill="auto"/>
            <w:noWrap/>
            <w:vAlign w:val="bottom"/>
            <w:hideMark/>
          </w:tcPr>
          <w:p w14:paraId="0CC86D9F" w14:textId="77777777" w:rsidR="00737CCE" w:rsidRPr="00C2323A" w:rsidRDefault="00737CCE">
            <w:pPr>
              <w:spacing w:after="0" w:line="240" w:lineRule="auto"/>
              <w:jc w:val="both"/>
              <w:rPr>
                <w:rFonts w:eastAsia="Times New Roman" w:cs="Times New Roman"/>
                <w:color w:val="000000"/>
                <w:sz w:val="22"/>
              </w:rPr>
              <w:pPrChange w:id="323" w:author="cleofa kadeha" w:date="2018-01-08T10:32:00Z">
                <w:pPr>
                  <w:spacing w:after="0" w:line="240" w:lineRule="auto"/>
                </w:pPr>
              </w:pPrChange>
            </w:pPr>
            <w:r w:rsidRPr="00C2323A">
              <w:rPr>
                <w:rFonts w:eastAsia="Times New Roman" w:cs="Times New Roman"/>
                <w:color w:val="000000"/>
                <w:sz w:val="22"/>
              </w:rPr>
              <w:t> </w:t>
            </w:r>
          </w:p>
        </w:tc>
        <w:tc>
          <w:tcPr>
            <w:tcW w:w="340" w:type="dxa"/>
            <w:tcBorders>
              <w:top w:val="nil"/>
              <w:left w:val="nil"/>
              <w:bottom w:val="nil"/>
              <w:right w:val="nil"/>
            </w:tcBorders>
            <w:shd w:val="clear" w:color="auto" w:fill="auto"/>
            <w:noWrap/>
            <w:vAlign w:val="bottom"/>
            <w:hideMark/>
          </w:tcPr>
          <w:p w14:paraId="002223C3" w14:textId="77777777" w:rsidR="00737CCE" w:rsidRPr="00C2323A" w:rsidRDefault="00737CCE">
            <w:pPr>
              <w:spacing w:after="0" w:line="240" w:lineRule="auto"/>
              <w:jc w:val="both"/>
              <w:rPr>
                <w:rFonts w:eastAsia="Times New Roman" w:cs="Times New Roman"/>
                <w:color w:val="000000"/>
                <w:sz w:val="22"/>
              </w:rPr>
              <w:pPrChange w:id="324" w:author="cleofa kadeha" w:date="2018-01-08T10:32:00Z">
                <w:pPr>
                  <w:spacing w:after="0" w:line="240" w:lineRule="auto"/>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38C2AFC1" w14:textId="77777777" w:rsidR="00737CCE" w:rsidRPr="00C2323A" w:rsidRDefault="00737CCE">
            <w:pPr>
              <w:spacing w:after="0" w:line="240" w:lineRule="auto"/>
              <w:jc w:val="both"/>
              <w:rPr>
                <w:rFonts w:eastAsia="Times New Roman" w:cs="Times New Roman"/>
                <w:color w:val="000000"/>
                <w:sz w:val="22"/>
              </w:rPr>
              <w:pPrChange w:id="325" w:author="cleofa kadeha" w:date="2018-01-08T10:32:00Z">
                <w:pPr>
                  <w:spacing w:after="0" w:line="240" w:lineRule="auto"/>
                  <w:jc w:val="right"/>
                </w:pPr>
              </w:pPrChange>
            </w:pPr>
            <w:r w:rsidRPr="00C2323A">
              <w:rPr>
                <w:rFonts w:eastAsia="Times New Roman" w:cs="Times New Roman"/>
                <w:color w:val="000000"/>
                <w:sz w:val="22"/>
              </w:rPr>
              <w:t>1808</w:t>
            </w:r>
          </w:p>
        </w:tc>
        <w:tc>
          <w:tcPr>
            <w:tcW w:w="821" w:type="dxa"/>
            <w:tcBorders>
              <w:top w:val="nil"/>
              <w:left w:val="nil"/>
              <w:bottom w:val="single" w:sz="4" w:space="0" w:color="auto"/>
              <w:right w:val="single" w:sz="4" w:space="0" w:color="auto"/>
            </w:tcBorders>
            <w:shd w:val="clear" w:color="auto" w:fill="auto"/>
            <w:noWrap/>
            <w:vAlign w:val="bottom"/>
            <w:hideMark/>
          </w:tcPr>
          <w:p w14:paraId="1FDD56A2" w14:textId="77777777" w:rsidR="00737CCE" w:rsidRPr="00C2323A" w:rsidRDefault="00737CCE">
            <w:pPr>
              <w:spacing w:after="0" w:line="240" w:lineRule="auto"/>
              <w:jc w:val="both"/>
              <w:rPr>
                <w:rFonts w:eastAsia="Times New Roman" w:cs="Times New Roman"/>
                <w:color w:val="000000"/>
                <w:sz w:val="22"/>
              </w:rPr>
              <w:pPrChange w:id="326" w:author="cleofa kadeha" w:date="2018-01-08T10:32:00Z">
                <w:pPr>
                  <w:spacing w:after="0" w:line="240" w:lineRule="auto"/>
                  <w:jc w:val="right"/>
                </w:pPr>
              </w:pPrChange>
            </w:pPr>
            <w:r w:rsidRPr="00C2323A">
              <w:rPr>
                <w:rFonts w:eastAsia="Times New Roman" w:cs="Times New Roman"/>
                <w:color w:val="000000"/>
                <w:sz w:val="22"/>
              </w:rPr>
              <w:t>60.267</w:t>
            </w:r>
          </w:p>
        </w:tc>
        <w:tc>
          <w:tcPr>
            <w:tcW w:w="1047" w:type="dxa"/>
            <w:tcBorders>
              <w:top w:val="nil"/>
              <w:left w:val="nil"/>
              <w:bottom w:val="single" w:sz="4" w:space="0" w:color="auto"/>
              <w:right w:val="nil"/>
            </w:tcBorders>
            <w:shd w:val="clear" w:color="auto" w:fill="ACB9CA" w:themeFill="text2" w:themeFillTint="66"/>
            <w:noWrap/>
            <w:vAlign w:val="bottom"/>
            <w:hideMark/>
          </w:tcPr>
          <w:p w14:paraId="09514CB6" w14:textId="77777777" w:rsidR="00737CCE" w:rsidRPr="00C2323A" w:rsidRDefault="00737CCE">
            <w:pPr>
              <w:spacing w:after="0" w:line="240" w:lineRule="auto"/>
              <w:jc w:val="both"/>
              <w:rPr>
                <w:rFonts w:eastAsia="Times New Roman" w:cs="Times New Roman"/>
                <w:color w:val="000000"/>
                <w:sz w:val="22"/>
              </w:rPr>
              <w:pPrChange w:id="327" w:author="cleofa kadeha" w:date="2018-01-08T10:32:00Z">
                <w:pPr>
                  <w:spacing w:after="0" w:line="240" w:lineRule="auto"/>
                  <w:jc w:val="right"/>
                </w:pPr>
              </w:pPrChange>
            </w:pPr>
            <w:r w:rsidRPr="00C2323A">
              <w:rPr>
                <w:rFonts w:eastAsia="Times New Roman" w:cs="Times New Roman"/>
                <w:color w:val="000000"/>
                <w:sz w:val="22"/>
              </w:rPr>
              <w:t>1.767</w:t>
            </w:r>
          </w:p>
        </w:tc>
        <w:tc>
          <w:tcPr>
            <w:tcW w:w="400" w:type="dxa"/>
            <w:tcBorders>
              <w:top w:val="nil"/>
              <w:left w:val="nil"/>
              <w:bottom w:val="nil"/>
              <w:right w:val="nil"/>
            </w:tcBorders>
            <w:shd w:val="clear" w:color="auto" w:fill="auto"/>
            <w:noWrap/>
            <w:vAlign w:val="bottom"/>
            <w:hideMark/>
          </w:tcPr>
          <w:p w14:paraId="0EF89D04" w14:textId="77777777" w:rsidR="00737CCE" w:rsidRPr="00C2323A" w:rsidRDefault="00737CCE">
            <w:pPr>
              <w:spacing w:after="0" w:line="240" w:lineRule="auto"/>
              <w:jc w:val="both"/>
              <w:rPr>
                <w:rFonts w:eastAsia="Times New Roman" w:cs="Times New Roman"/>
                <w:color w:val="000000"/>
                <w:sz w:val="22"/>
              </w:rPr>
              <w:pPrChange w:id="32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2AC4D16" w14:textId="77777777" w:rsidR="00737CCE" w:rsidRPr="00C2323A" w:rsidRDefault="00737CCE">
            <w:pPr>
              <w:spacing w:after="0" w:line="240" w:lineRule="auto"/>
              <w:jc w:val="both"/>
              <w:rPr>
                <w:rFonts w:eastAsia="Times New Roman" w:cs="Times New Roman"/>
                <w:color w:val="000000"/>
                <w:sz w:val="22"/>
              </w:rPr>
              <w:pPrChange w:id="329" w:author="cleofa kadeha" w:date="2018-01-08T10:32:00Z">
                <w:pPr>
                  <w:spacing w:after="0" w:line="240" w:lineRule="auto"/>
                  <w:jc w:val="right"/>
                </w:pPr>
              </w:pPrChange>
            </w:pPr>
            <w:r w:rsidRPr="00C2323A">
              <w:rPr>
                <w:rFonts w:eastAsia="Times New Roman" w:cs="Times New Roman"/>
                <w:color w:val="000000"/>
                <w:sz w:val="22"/>
              </w:rPr>
              <w:t>60.07</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57162C64" w14:textId="77777777" w:rsidR="00737CCE" w:rsidRPr="00C2323A" w:rsidRDefault="00737CCE">
            <w:pPr>
              <w:spacing w:after="0" w:line="240" w:lineRule="auto"/>
              <w:jc w:val="both"/>
              <w:rPr>
                <w:rFonts w:eastAsia="Times New Roman" w:cs="Times New Roman"/>
                <w:color w:val="000000"/>
                <w:sz w:val="22"/>
              </w:rPr>
              <w:pPrChange w:id="330" w:author="cleofa kadeha" w:date="2018-01-08T10:32:00Z">
                <w:pPr>
                  <w:spacing w:after="0" w:line="240" w:lineRule="auto"/>
                  <w:jc w:val="right"/>
                </w:pPr>
              </w:pPrChange>
            </w:pPr>
            <w:r w:rsidRPr="00C2323A">
              <w:rPr>
                <w:rFonts w:eastAsia="Times New Roman" w:cs="Times New Roman"/>
                <w:color w:val="000000"/>
                <w:sz w:val="22"/>
              </w:rPr>
              <w:t>2.32</w:t>
            </w:r>
          </w:p>
        </w:tc>
      </w:tr>
      <w:tr w:rsidR="00737CCE" w:rsidRPr="00C2323A" w14:paraId="0B8F2191" w14:textId="77777777"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2CA9E153" w14:textId="77777777" w:rsidR="00737CCE" w:rsidRPr="00C2323A" w:rsidRDefault="00737CCE">
            <w:pPr>
              <w:spacing w:after="0" w:line="240" w:lineRule="auto"/>
              <w:jc w:val="both"/>
              <w:rPr>
                <w:rFonts w:eastAsia="Times New Roman" w:cs="Times New Roman"/>
                <w:color w:val="000000"/>
                <w:sz w:val="22"/>
              </w:rPr>
              <w:pPrChange w:id="331" w:author="cleofa kadeha" w:date="2018-01-08T10:32:00Z">
                <w:pPr>
                  <w:spacing w:after="0" w:line="240" w:lineRule="auto"/>
                </w:pPr>
              </w:pPrChange>
            </w:pPr>
            <w:r w:rsidRPr="00C2323A">
              <w:rPr>
                <w:rFonts w:eastAsia="Times New Roman" w:cs="Times New Roman"/>
                <w:color w:val="000000"/>
                <w:sz w:val="22"/>
              </w:rPr>
              <w:t> </w:t>
            </w:r>
          </w:p>
        </w:tc>
        <w:tc>
          <w:tcPr>
            <w:tcW w:w="821" w:type="dxa"/>
            <w:tcBorders>
              <w:top w:val="nil"/>
              <w:left w:val="nil"/>
              <w:bottom w:val="single" w:sz="4" w:space="0" w:color="auto"/>
              <w:right w:val="single" w:sz="4" w:space="0" w:color="auto"/>
            </w:tcBorders>
            <w:shd w:val="clear" w:color="auto" w:fill="auto"/>
            <w:noWrap/>
            <w:vAlign w:val="bottom"/>
            <w:hideMark/>
          </w:tcPr>
          <w:p w14:paraId="0C35F277" w14:textId="77777777" w:rsidR="00737CCE" w:rsidRPr="00C2323A" w:rsidRDefault="00737CCE">
            <w:pPr>
              <w:spacing w:after="0" w:line="240" w:lineRule="auto"/>
              <w:jc w:val="both"/>
              <w:rPr>
                <w:rFonts w:eastAsia="Times New Roman" w:cs="Times New Roman"/>
                <w:color w:val="000000"/>
                <w:sz w:val="22"/>
              </w:rPr>
              <w:pPrChange w:id="332" w:author="cleofa kadeha" w:date="2018-01-08T10:32:00Z">
                <w:pPr>
                  <w:spacing w:after="0" w:line="240" w:lineRule="auto"/>
                </w:pPr>
              </w:pPrChange>
            </w:pPr>
            <w:r w:rsidRPr="00C2323A">
              <w:rPr>
                <w:rFonts w:eastAsia="Times New Roman" w:cs="Times New Roman"/>
                <w:color w:val="000000"/>
                <w:sz w:val="22"/>
              </w:rPr>
              <w:t> </w:t>
            </w:r>
          </w:p>
        </w:tc>
        <w:tc>
          <w:tcPr>
            <w:tcW w:w="1047" w:type="dxa"/>
            <w:tcBorders>
              <w:top w:val="nil"/>
              <w:left w:val="nil"/>
              <w:bottom w:val="single" w:sz="4" w:space="0" w:color="auto"/>
              <w:right w:val="single" w:sz="4" w:space="0" w:color="auto"/>
            </w:tcBorders>
            <w:shd w:val="clear" w:color="auto" w:fill="auto"/>
            <w:noWrap/>
            <w:vAlign w:val="bottom"/>
            <w:hideMark/>
          </w:tcPr>
          <w:p w14:paraId="0CA37362" w14:textId="77777777" w:rsidR="00737CCE" w:rsidRPr="00C2323A" w:rsidRDefault="00737CCE">
            <w:pPr>
              <w:spacing w:after="0" w:line="240" w:lineRule="auto"/>
              <w:jc w:val="both"/>
              <w:rPr>
                <w:rFonts w:eastAsia="Times New Roman" w:cs="Times New Roman"/>
                <w:color w:val="000000"/>
                <w:sz w:val="22"/>
              </w:rPr>
              <w:pPrChange w:id="333" w:author="cleofa kadeha" w:date="2018-01-08T10:32:00Z">
                <w:pPr>
                  <w:spacing w:after="0" w:line="240" w:lineRule="auto"/>
                </w:pPr>
              </w:pPrChange>
            </w:pPr>
            <w:r w:rsidRPr="00C2323A">
              <w:rPr>
                <w:rFonts w:eastAsia="Times New Roman" w:cs="Times New Roman"/>
                <w:color w:val="000000"/>
                <w:sz w:val="22"/>
              </w:rPr>
              <w:t> </w:t>
            </w:r>
          </w:p>
        </w:tc>
        <w:tc>
          <w:tcPr>
            <w:tcW w:w="340" w:type="dxa"/>
            <w:tcBorders>
              <w:top w:val="nil"/>
              <w:left w:val="nil"/>
              <w:bottom w:val="nil"/>
              <w:right w:val="nil"/>
            </w:tcBorders>
            <w:shd w:val="clear" w:color="auto" w:fill="auto"/>
            <w:noWrap/>
            <w:vAlign w:val="bottom"/>
            <w:hideMark/>
          </w:tcPr>
          <w:p w14:paraId="758E3A42" w14:textId="77777777" w:rsidR="00737CCE" w:rsidRPr="00C2323A" w:rsidRDefault="00737CCE">
            <w:pPr>
              <w:spacing w:after="0" w:line="240" w:lineRule="auto"/>
              <w:jc w:val="both"/>
              <w:rPr>
                <w:rFonts w:eastAsia="Times New Roman" w:cs="Times New Roman"/>
                <w:color w:val="000000"/>
                <w:sz w:val="22"/>
              </w:rPr>
              <w:pPrChange w:id="334" w:author="cleofa kadeha" w:date="2018-01-08T10:32:00Z">
                <w:pPr>
                  <w:spacing w:after="0" w:line="240" w:lineRule="auto"/>
                </w:pPr>
              </w:pPrChange>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6C5DF700" w14:textId="77777777" w:rsidR="00737CCE" w:rsidRPr="00C2323A" w:rsidRDefault="00737CCE">
            <w:pPr>
              <w:spacing w:after="0" w:line="240" w:lineRule="auto"/>
              <w:jc w:val="both"/>
              <w:rPr>
                <w:rFonts w:eastAsia="Times New Roman" w:cs="Times New Roman"/>
                <w:color w:val="000000"/>
                <w:sz w:val="22"/>
              </w:rPr>
              <w:pPrChange w:id="335" w:author="cleofa kadeha" w:date="2018-01-08T10:32:00Z">
                <w:pPr>
                  <w:spacing w:after="0" w:line="240" w:lineRule="auto"/>
                  <w:jc w:val="right"/>
                </w:pPr>
              </w:pPrChange>
            </w:pPr>
            <w:r w:rsidRPr="00C2323A">
              <w:rPr>
                <w:rFonts w:eastAsia="Times New Roman" w:cs="Times New Roman"/>
                <w:color w:val="000000"/>
                <w:sz w:val="22"/>
              </w:rPr>
              <w:t>1932</w:t>
            </w:r>
          </w:p>
        </w:tc>
        <w:tc>
          <w:tcPr>
            <w:tcW w:w="821" w:type="dxa"/>
            <w:tcBorders>
              <w:top w:val="nil"/>
              <w:left w:val="nil"/>
              <w:bottom w:val="single" w:sz="4" w:space="0" w:color="auto"/>
              <w:right w:val="single" w:sz="4" w:space="0" w:color="auto"/>
            </w:tcBorders>
            <w:shd w:val="clear" w:color="auto" w:fill="auto"/>
            <w:noWrap/>
            <w:vAlign w:val="bottom"/>
            <w:hideMark/>
          </w:tcPr>
          <w:p w14:paraId="6BD9B31C" w14:textId="77777777" w:rsidR="00737CCE" w:rsidRPr="00C2323A" w:rsidRDefault="00737CCE">
            <w:pPr>
              <w:spacing w:after="0" w:line="240" w:lineRule="auto"/>
              <w:jc w:val="both"/>
              <w:rPr>
                <w:rFonts w:eastAsia="Times New Roman" w:cs="Times New Roman"/>
                <w:color w:val="000000"/>
                <w:sz w:val="22"/>
              </w:rPr>
              <w:pPrChange w:id="336" w:author="cleofa kadeha" w:date="2018-01-08T10:32:00Z">
                <w:pPr>
                  <w:spacing w:after="0" w:line="240" w:lineRule="auto"/>
                  <w:jc w:val="right"/>
                </w:pPr>
              </w:pPrChange>
            </w:pPr>
            <w:r w:rsidRPr="00C2323A">
              <w:rPr>
                <w:rFonts w:eastAsia="Times New Roman" w:cs="Times New Roman"/>
                <w:color w:val="000000"/>
                <w:sz w:val="22"/>
              </w:rPr>
              <w:t>64.400</w:t>
            </w:r>
          </w:p>
        </w:tc>
        <w:tc>
          <w:tcPr>
            <w:tcW w:w="1047" w:type="dxa"/>
            <w:tcBorders>
              <w:top w:val="nil"/>
              <w:left w:val="nil"/>
              <w:bottom w:val="single" w:sz="4" w:space="0" w:color="auto"/>
              <w:right w:val="nil"/>
            </w:tcBorders>
            <w:shd w:val="clear" w:color="auto" w:fill="ACB9CA" w:themeFill="text2" w:themeFillTint="66"/>
            <w:noWrap/>
            <w:vAlign w:val="bottom"/>
            <w:hideMark/>
          </w:tcPr>
          <w:p w14:paraId="19B9199B" w14:textId="77777777" w:rsidR="00737CCE" w:rsidRPr="00C2323A" w:rsidRDefault="00737CCE">
            <w:pPr>
              <w:spacing w:after="0" w:line="240" w:lineRule="auto"/>
              <w:jc w:val="both"/>
              <w:rPr>
                <w:rFonts w:eastAsia="Times New Roman" w:cs="Times New Roman"/>
                <w:color w:val="000000"/>
                <w:sz w:val="22"/>
              </w:rPr>
              <w:pPrChange w:id="337" w:author="cleofa kadeha" w:date="2018-01-08T10:32:00Z">
                <w:pPr>
                  <w:spacing w:after="0" w:line="240" w:lineRule="auto"/>
                  <w:jc w:val="right"/>
                </w:pPr>
              </w:pPrChange>
            </w:pPr>
            <w:r w:rsidRPr="00C2323A">
              <w:rPr>
                <w:rFonts w:eastAsia="Times New Roman" w:cs="Times New Roman"/>
                <w:color w:val="000000"/>
                <w:sz w:val="22"/>
              </w:rPr>
              <w:t>4.133</w:t>
            </w:r>
          </w:p>
        </w:tc>
        <w:tc>
          <w:tcPr>
            <w:tcW w:w="400" w:type="dxa"/>
            <w:tcBorders>
              <w:top w:val="nil"/>
              <w:left w:val="nil"/>
              <w:bottom w:val="nil"/>
              <w:right w:val="nil"/>
            </w:tcBorders>
            <w:shd w:val="clear" w:color="auto" w:fill="auto"/>
            <w:noWrap/>
            <w:vAlign w:val="bottom"/>
            <w:hideMark/>
          </w:tcPr>
          <w:p w14:paraId="6D182074" w14:textId="77777777" w:rsidR="00737CCE" w:rsidRPr="00C2323A" w:rsidRDefault="00737CCE">
            <w:pPr>
              <w:spacing w:after="0" w:line="240" w:lineRule="auto"/>
              <w:jc w:val="both"/>
              <w:rPr>
                <w:rFonts w:eastAsia="Times New Roman" w:cs="Times New Roman"/>
                <w:color w:val="000000"/>
                <w:sz w:val="22"/>
              </w:rPr>
              <w:pPrChange w:id="338" w:author="cleofa kadeha" w:date="2018-01-08T10:32:00Z">
                <w:pPr>
                  <w:spacing w:after="0" w:line="240" w:lineRule="auto"/>
                  <w:jc w:val="right"/>
                </w:pPr>
              </w:pPrChange>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51A1F77A" w14:textId="77777777" w:rsidR="00737CCE" w:rsidRPr="00C2323A" w:rsidRDefault="00737CCE">
            <w:pPr>
              <w:spacing w:after="0" w:line="240" w:lineRule="auto"/>
              <w:jc w:val="both"/>
              <w:rPr>
                <w:rFonts w:eastAsia="Times New Roman" w:cs="Times New Roman"/>
                <w:color w:val="000000"/>
                <w:sz w:val="22"/>
              </w:rPr>
              <w:pPrChange w:id="339" w:author="cleofa kadeha" w:date="2018-01-08T10:32:00Z">
                <w:pPr>
                  <w:spacing w:after="0" w:line="240" w:lineRule="auto"/>
                  <w:jc w:val="right"/>
                </w:pPr>
              </w:pPrChange>
            </w:pPr>
            <w:r w:rsidRPr="00C2323A">
              <w:rPr>
                <w:rFonts w:eastAsia="Times New Roman" w:cs="Times New Roman"/>
                <w:color w:val="000000"/>
                <w:sz w:val="22"/>
              </w:rPr>
              <w:t>64.34</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14:paraId="4D9FEE8B" w14:textId="77777777" w:rsidR="00737CCE" w:rsidRPr="00C2323A" w:rsidRDefault="00737CCE">
            <w:pPr>
              <w:spacing w:after="0" w:line="240" w:lineRule="auto"/>
              <w:jc w:val="both"/>
              <w:rPr>
                <w:rFonts w:eastAsia="Times New Roman" w:cs="Times New Roman"/>
                <w:color w:val="000000"/>
                <w:sz w:val="22"/>
              </w:rPr>
              <w:pPrChange w:id="340" w:author="cleofa kadeha" w:date="2018-01-08T10:32:00Z">
                <w:pPr>
                  <w:spacing w:after="0" w:line="240" w:lineRule="auto"/>
                  <w:jc w:val="right"/>
                </w:pPr>
              </w:pPrChange>
            </w:pPr>
            <w:r w:rsidRPr="00C2323A">
              <w:rPr>
                <w:rFonts w:eastAsia="Times New Roman" w:cs="Times New Roman"/>
                <w:color w:val="000000"/>
                <w:sz w:val="22"/>
              </w:rPr>
              <w:t>4.27</w:t>
            </w:r>
          </w:p>
        </w:tc>
      </w:tr>
    </w:tbl>
    <w:p w14:paraId="0D076DB4" w14:textId="77777777" w:rsidR="00805C0A" w:rsidRDefault="00805C0A">
      <w:pPr>
        <w:jc w:val="both"/>
        <w:rPr>
          <w:rFonts w:cs="Times New Roman"/>
          <w:b/>
        </w:rPr>
        <w:pPrChange w:id="341" w:author="cleofa kadeha" w:date="2018-01-08T10:32:00Z">
          <w:pPr/>
        </w:pPrChange>
      </w:pPr>
    </w:p>
    <w:p w14:paraId="71084471" w14:textId="77777777" w:rsidR="003B7B51" w:rsidRDefault="00884B0D">
      <w:pPr>
        <w:jc w:val="both"/>
        <w:rPr>
          <w:ins w:id="342" w:author="cleofa kadeha" w:date="2018-01-08T10:56:00Z"/>
        </w:rPr>
        <w:pPrChange w:id="343" w:author="cleofa kadeha" w:date="2018-01-08T10:32:00Z">
          <w:pPr/>
        </w:pPrChange>
      </w:pPr>
      <w:r>
        <w:rPr>
          <w:rFonts w:cs="Times New Roman"/>
        </w:rPr>
        <w:t xml:space="preserve">The table of results reveals that </w:t>
      </w:r>
      <w:r w:rsidR="00C2323A">
        <w:rPr>
          <w:rFonts w:cs="Times New Roman"/>
        </w:rPr>
        <w:t>the second threshold values captures all the circulating vehicles</w:t>
      </w:r>
      <w:r w:rsidR="00061C32">
        <w:rPr>
          <w:rFonts w:cs="Times New Roman"/>
        </w:rPr>
        <w:t>’ timestamps</w:t>
      </w:r>
      <w:r w:rsidR="00C2323A">
        <w:rPr>
          <w:rFonts w:cs="Times New Roman"/>
        </w:rPr>
        <w:t xml:space="preserve"> with comparably similar headway values. </w:t>
      </w:r>
      <w:r w:rsidR="00741C01">
        <w:t xml:space="preserve">The </w:t>
      </w:r>
      <w:r w:rsidR="00D00B2E">
        <w:t>slight discrepancy between the vehicles’ headway for the two vehicles is attributed to two factors: the quality of the foreground and possibility of</w:t>
      </w:r>
      <w:r w:rsidR="00F45904">
        <w:t xml:space="preserve"> errors when recording</w:t>
      </w:r>
      <w:r w:rsidR="00D00B2E">
        <w:t xml:space="preserve"> timestamp manually. </w:t>
      </w:r>
      <w:r w:rsidR="00741C01">
        <w:t xml:space="preserve"> </w:t>
      </w:r>
      <w:r w:rsidR="00F45904">
        <w:t xml:space="preserve">The difference however, is negligibly small enough to assume that the proposed method effectively determines the headway values. </w:t>
      </w:r>
    </w:p>
    <w:p w14:paraId="653689C7" w14:textId="77777777" w:rsidR="001B1A4F" w:rsidRPr="00445B19" w:rsidRDefault="001B1A4F">
      <w:pPr>
        <w:jc w:val="both"/>
        <w:rPr>
          <w:rFonts w:cs="Times New Roman"/>
        </w:rPr>
        <w:pPrChange w:id="344" w:author="cleofa kadeha" w:date="2018-01-08T10:32:00Z">
          <w:pPr/>
        </w:pPrChange>
      </w:pPr>
      <w:ins w:id="345" w:author="cleofa kadeha" w:date="2018-01-08T10:56:00Z">
        <w:r>
          <w:t>Conclusions?</w:t>
        </w:r>
      </w:ins>
      <w:bookmarkStart w:id="346" w:name="_GoBack"/>
      <w:bookmarkEnd w:id="346"/>
    </w:p>
    <w:sdt>
      <w:sdtPr>
        <w:rPr>
          <w:rFonts w:ascii="Times New Roman" w:eastAsiaTheme="minorHAnsi" w:hAnsi="Times New Roman" w:cstheme="minorBidi"/>
          <w:color w:val="auto"/>
          <w:sz w:val="24"/>
          <w:szCs w:val="22"/>
        </w:rPr>
        <w:id w:val="-812638679"/>
        <w:docPartObj>
          <w:docPartGallery w:val="Bibliographies"/>
          <w:docPartUnique/>
        </w:docPartObj>
      </w:sdtPr>
      <w:sdtEndPr/>
      <w:sdtContent>
        <w:p w14:paraId="78507254" w14:textId="77777777" w:rsidR="003B7B51" w:rsidRDefault="003B7B51">
          <w:pPr>
            <w:pStyle w:val="Heading1"/>
            <w:jc w:val="both"/>
            <w:pPrChange w:id="347" w:author="cleofa kadeha" w:date="2018-01-08T10:32:00Z">
              <w:pPr>
                <w:pStyle w:val="Heading1"/>
              </w:pPr>
            </w:pPrChange>
          </w:pPr>
          <w:r>
            <w:t>References</w:t>
          </w:r>
        </w:p>
        <w:sdt>
          <w:sdtPr>
            <w:id w:val="-573587230"/>
            <w:bibliography/>
          </w:sdtPr>
          <w:sdtEndPr/>
          <w:sdtContent>
            <w:p w14:paraId="413EF4F4" w14:textId="77777777" w:rsidR="00F45904" w:rsidRDefault="003B7B51">
              <w:pPr>
                <w:jc w:val="both"/>
                <w:rPr>
                  <w:rFonts w:asciiTheme="minorHAnsi" w:hAnsiTheme="minorHAnsi"/>
                  <w:noProof/>
                  <w:sz w:val="22"/>
                </w:rPr>
                <w:pPrChange w:id="348" w:author="cleofa kadeha" w:date="2018-01-08T10:32:00Z">
                  <w:pPr/>
                </w:pPrChange>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F45904" w14:paraId="635FA324" w14:textId="77777777">
                <w:trPr>
                  <w:divId w:val="838616852"/>
                  <w:tblCellSpacing w:w="15" w:type="dxa"/>
                </w:trPr>
                <w:tc>
                  <w:tcPr>
                    <w:tcW w:w="50" w:type="pct"/>
                    <w:hideMark/>
                  </w:tcPr>
                  <w:p w14:paraId="274818F9" w14:textId="77777777" w:rsidR="00F45904" w:rsidRDefault="00F45904">
                    <w:pPr>
                      <w:pStyle w:val="Bibliography"/>
                      <w:jc w:val="both"/>
                      <w:rPr>
                        <w:noProof/>
                        <w:szCs w:val="24"/>
                      </w:rPr>
                      <w:pPrChange w:id="349" w:author="cleofa kadeha" w:date="2018-01-08T10:32:00Z">
                        <w:pPr>
                          <w:pStyle w:val="Bibliography"/>
                        </w:pPr>
                      </w:pPrChange>
                    </w:pPr>
                    <w:r>
                      <w:rPr>
                        <w:noProof/>
                      </w:rPr>
                      <w:t xml:space="preserve">[1] </w:t>
                    </w:r>
                  </w:p>
                </w:tc>
                <w:tc>
                  <w:tcPr>
                    <w:tcW w:w="0" w:type="auto"/>
                    <w:hideMark/>
                  </w:tcPr>
                  <w:p w14:paraId="13F2C441" w14:textId="77777777" w:rsidR="00F45904" w:rsidRDefault="00F45904">
                    <w:pPr>
                      <w:pStyle w:val="Bibliography"/>
                      <w:jc w:val="both"/>
                      <w:rPr>
                        <w:noProof/>
                      </w:rPr>
                      <w:pPrChange w:id="350" w:author="cleofa kadeha" w:date="2018-01-08T10:32:00Z">
                        <w:pPr>
                          <w:pStyle w:val="Bibliography"/>
                        </w:pPr>
                      </w:pPrChange>
                    </w:pPr>
                    <w:r>
                      <w:rPr>
                        <w:noProof/>
                      </w:rPr>
                      <w:t xml:space="preserve">A. Kembhavi, D. Harwood and L. S. Davis, "Vehicle Detection Using Partial Least Squares," </w:t>
                    </w:r>
                    <w:r>
                      <w:rPr>
                        <w:i/>
                        <w:iCs/>
                        <w:noProof/>
                      </w:rPr>
                      <w:t xml:space="preserve">IEEE Transactions on Pattern Analysis And Machine Intelligence, </w:t>
                    </w:r>
                    <w:r>
                      <w:rPr>
                        <w:noProof/>
                      </w:rPr>
                      <w:t xml:space="preserve">pp. 1250-1265, 2011. </w:t>
                    </w:r>
                  </w:p>
                </w:tc>
              </w:tr>
              <w:tr w:rsidR="00F45904" w14:paraId="503A47C7" w14:textId="77777777">
                <w:trPr>
                  <w:divId w:val="838616852"/>
                  <w:tblCellSpacing w:w="15" w:type="dxa"/>
                </w:trPr>
                <w:tc>
                  <w:tcPr>
                    <w:tcW w:w="50" w:type="pct"/>
                    <w:hideMark/>
                  </w:tcPr>
                  <w:p w14:paraId="67027863" w14:textId="77777777" w:rsidR="00F45904" w:rsidRDefault="00F45904">
                    <w:pPr>
                      <w:pStyle w:val="Bibliography"/>
                      <w:jc w:val="both"/>
                      <w:rPr>
                        <w:noProof/>
                      </w:rPr>
                      <w:pPrChange w:id="351" w:author="cleofa kadeha" w:date="2018-01-08T10:32:00Z">
                        <w:pPr>
                          <w:pStyle w:val="Bibliography"/>
                        </w:pPr>
                      </w:pPrChange>
                    </w:pPr>
                    <w:r>
                      <w:rPr>
                        <w:noProof/>
                      </w:rPr>
                      <w:t xml:space="preserve">[2] </w:t>
                    </w:r>
                  </w:p>
                </w:tc>
                <w:tc>
                  <w:tcPr>
                    <w:tcW w:w="0" w:type="auto"/>
                    <w:hideMark/>
                  </w:tcPr>
                  <w:p w14:paraId="64D165C6" w14:textId="77777777" w:rsidR="00F45904" w:rsidRDefault="00F45904">
                    <w:pPr>
                      <w:pStyle w:val="Bibliography"/>
                      <w:jc w:val="both"/>
                      <w:rPr>
                        <w:noProof/>
                      </w:rPr>
                      <w:pPrChange w:id="352" w:author="cleofa kadeha" w:date="2018-01-08T10:32:00Z">
                        <w:pPr>
                          <w:pStyle w:val="Bibliography"/>
                        </w:pPr>
                      </w:pPrChange>
                    </w:pPr>
                    <w:r>
                      <w:rPr>
                        <w:noProof/>
                      </w:rPr>
                      <w:t xml:space="preserve">A. Tourani and A. Shahbahrami, "Vehicle Counting Method Based on Digital Image Processing Algorithms," in </w:t>
                    </w:r>
                    <w:r>
                      <w:rPr>
                        <w:i/>
                        <w:iCs/>
                        <w:noProof/>
                      </w:rPr>
                      <w:t xml:space="preserve">2015 2nd International Conference on Pattern Recognition and Image Analysis (IPRIA 2015) </w:t>
                    </w:r>
                    <w:r>
                      <w:rPr>
                        <w:noProof/>
                      </w:rPr>
                      <w:t xml:space="preserve">, Rasht, Iran, 2015. </w:t>
                    </w:r>
                  </w:p>
                </w:tc>
              </w:tr>
              <w:tr w:rsidR="00F45904" w14:paraId="2F24537A" w14:textId="77777777">
                <w:trPr>
                  <w:divId w:val="838616852"/>
                  <w:tblCellSpacing w:w="15" w:type="dxa"/>
                </w:trPr>
                <w:tc>
                  <w:tcPr>
                    <w:tcW w:w="50" w:type="pct"/>
                    <w:hideMark/>
                  </w:tcPr>
                  <w:p w14:paraId="66E077E1" w14:textId="77777777" w:rsidR="00F45904" w:rsidRDefault="00F45904">
                    <w:pPr>
                      <w:pStyle w:val="Bibliography"/>
                      <w:jc w:val="both"/>
                      <w:rPr>
                        <w:noProof/>
                      </w:rPr>
                      <w:pPrChange w:id="353" w:author="cleofa kadeha" w:date="2018-01-08T10:32:00Z">
                        <w:pPr>
                          <w:pStyle w:val="Bibliography"/>
                        </w:pPr>
                      </w:pPrChange>
                    </w:pPr>
                    <w:r>
                      <w:rPr>
                        <w:noProof/>
                      </w:rPr>
                      <w:t xml:space="preserve">[3] </w:t>
                    </w:r>
                  </w:p>
                </w:tc>
                <w:tc>
                  <w:tcPr>
                    <w:tcW w:w="0" w:type="auto"/>
                    <w:hideMark/>
                  </w:tcPr>
                  <w:p w14:paraId="4C63E3BB" w14:textId="77777777" w:rsidR="00F45904" w:rsidRDefault="00F45904">
                    <w:pPr>
                      <w:pStyle w:val="Bibliography"/>
                      <w:jc w:val="both"/>
                      <w:rPr>
                        <w:noProof/>
                      </w:rPr>
                      <w:pPrChange w:id="354" w:author="cleofa kadeha" w:date="2018-01-08T10:32:00Z">
                        <w:pPr>
                          <w:pStyle w:val="Bibliography"/>
                        </w:pPr>
                      </w:pPrChange>
                    </w:pPr>
                    <w:r>
                      <w:rPr>
                        <w:noProof/>
                      </w:rPr>
                      <w:t xml:space="preserve">A. G. Rad, A. Dehghani and M. R. Karim, "Vehicle speed detection in video image sequences using CVS method," </w:t>
                    </w:r>
                    <w:r>
                      <w:rPr>
                        <w:i/>
                        <w:iCs/>
                        <w:noProof/>
                      </w:rPr>
                      <w:t xml:space="preserve">International Journal of the Physical Sciences, </w:t>
                    </w:r>
                    <w:r>
                      <w:rPr>
                        <w:noProof/>
                      </w:rPr>
                      <w:t xml:space="preserve">vol. 5, no. 17, pp. 2555-2563, 2010. </w:t>
                    </w:r>
                  </w:p>
                </w:tc>
              </w:tr>
              <w:tr w:rsidR="00F45904" w14:paraId="61C1D48B" w14:textId="77777777">
                <w:trPr>
                  <w:divId w:val="838616852"/>
                  <w:tblCellSpacing w:w="15" w:type="dxa"/>
                </w:trPr>
                <w:tc>
                  <w:tcPr>
                    <w:tcW w:w="50" w:type="pct"/>
                    <w:hideMark/>
                  </w:tcPr>
                  <w:p w14:paraId="1FA3414B" w14:textId="77777777" w:rsidR="00F45904" w:rsidRDefault="00F45904">
                    <w:pPr>
                      <w:pStyle w:val="Bibliography"/>
                      <w:jc w:val="both"/>
                      <w:rPr>
                        <w:noProof/>
                      </w:rPr>
                      <w:pPrChange w:id="355" w:author="cleofa kadeha" w:date="2018-01-08T10:32:00Z">
                        <w:pPr>
                          <w:pStyle w:val="Bibliography"/>
                        </w:pPr>
                      </w:pPrChange>
                    </w:pPr>
                    <w:r>
                      <w:rPr>
                        <w:noProof/>
                      </w:rPr>
                      <w:t xml:space="preserve">[4] </w:t>
                    </w:r>
                  </w:p>
                </w:tc>
                <w:tc>
                  <w:tcPr>
                    <w:tcW w:w="0" w:type="auto"/>
                    <w:hideMark/>
                  </w:tcPr>
                  <w:p w14:paraId="550CA925" w14:textId="77777777" w:rsidR="00F45904" w:rsidRDefault="00F45904">
                    <w:pPr>
                      <w:pStyle w:val="Bibliography"/>
                      <w:jc w:val="both"/>
                      <w:rPr>
                        <w:noProof/>
                      </w:rPr>
                      <w:pPrChange w:id="356" w:author="cleofa kadeha" w:date="2018-01-08T10:32:00Z">
                        <w:pPr>
                          <w:pStyle w:val="Bibliography"/>
                        </w:pPr>
                      </w:pPrChange>
                    </w:pPr>
                    <w:r>
                      <w:rPr>
                        <w:noProof/>
                      </w:rPr>
                      <w:t xml:space="preserve">M. a. e. A. Marzouk, "Modified Background Subtraction Algorithm for Motion Detection in Surveillance Systems," </w:t>
                    </w:r>
                    <w:r>
                      <w:rPr>
                        <w:i/>
                        <w:iCs/>
                        <w:noProof/>
                      </w:rPr>
                      <w:t xml:space="preserve">AMARABAC, Journal of American Arabic Academy of Sciences and Technology, </w:t>
                    </w:r>
                    <w:r>
                      <w:rPr>
                        <w:noProof/>
                      </w:rPr>
                      <w:t xml:space="preserve">vol. 1, no. 2, pp. 112-123, 2010. </w:t>
                    </w:r>
                  </w:p>
                </w:tc>
              </w:tr>
              <w:tr w:rsidR="00F45904" w14:paraId="022D5ACA" w14:textId="77777777">
                <w:trPr>
                  <w:divId w:val="838616852"/>
                  <w:tblCellSpacing w:w="15" w:type="dxa"/>
                </w:trPr>
                <w:tc>
                  <w:tcPr>
                    <w:tcW w:w="50" w:type="pct"/>
                    <w:hideMark/>
                  </w:tcPr>
                  <w:p w14:paraId="6403CC1C" w14:textId="77777777" w:rsidR="00F45904" w:rsidRDefault="00F45904">
                    <w:pPr>
                      <w:pStyle w:val="Bibliography"/>
                      <w:jc w:val="both"/>
                      <w:rPr>
                        <w:noProof/>
                      </w:rPr>
                      <w:pPrChange w:id="357" w:author="cleofa kadeha" w:date="2018-01-08T10:32:00Z">
                        <w:pPr>
                          <w:pStyle w:val="Bibliography"/>
                        </w:pPr>
                      </w:pPrChange>
                    </w:pPr>
                    <w:r>
                      <w:rPr>
                        <w:noProof/>
                      </w:rPr>
                      <w:t xml:space="preserve">[5] </w:t>
                    </w:r>
                  </w:p>
                </w:tc>
                <w:tc>
                  <w:tcPr>
                    <w:tcW w:w="0" w:type="auto"/>
                    <w:hideMark/>
                  </w:tcPr>
                  <w:p w14:paraId="00BA326E" w14:textId="77777777" w:rsidR="00F45904" w:rsidRDefault="00F45904">
                    <w:pPr>
                      <w:pStyle w:val="Bibliography"/>
                      <w:jc w:val="both"/>
                      <w:rPr>
                        <w:noProof/>
                      </w:rPr>
                      <w:pPrChange w:id="358" w:author="cleofa kadeha" w:date="2018-01-08T10:32:00Z">
                        <w:pPr>
                          <w:pStyle w:val="Bibliography"/>
                        </w:pPr>
                      </w:pPrChange>
                    </w:pPr>
                    <w:r>
                      <w:rPr>
                        <w:noProof/>
                      </w:rPr>
                      <w:t xml:space="preserve">H. Hassanpour, M. Sedighi and A. R. Manashty, "Video Frame’s Background Modeling: Reviewing The Techniques," </w:t>
                    </w:r>
                    <w:r>
                      <w:rPr>
                        <w:i/>
                        <w:iCs/>
                        <w:noProof/>
                      </w:rPr>
                      <w:t xml:space="preserve">Journal of Signal and Information Processing,, </w:t>
                    </w:r>
                    <w:r>
                      <w:rPr>
                        <w:noProof/>
                      </w:rPr>
                      <w:t xml:space="preserve">pp. 72-78 , 2011. </w:t>
                    </w:r>
                  </w:p>
                </w:tc>
              </w:tr>
              <w:tr w:rsidR="00F45904" w14:paraId="03564396" w14:textId="77777777">
                <w:trPr>
                  <w:divId w:val="838616852"/>
                  <w:tblCellSpacing w:w="15" w:type="dxa"/>
                </w:trPr>
                <w:tc>
                  <w:tcPr>
                    <w:tcW w:w="50" w:type="pct"/>
                    <w:hideMark/>
                  </w:tcPr>
                  <w:p w14:paraId="2100AD09" w14:textId="77777777" w:rsidR="00F45904" w:rsidRDefault="00F45904">
                    <w:pPr>
                      <w:pStyle w:val="Bibliography"/>
                      <w:jc w:val="both"/>
                      <w:rPr>
                        <w:noProof/>
                      </w:rPr>
                      <w:pPrChange w:id="359" w:author="cleofa kadeha" w:date="2018-01-08T10:32:00Z">
                        <w:pPr>
                          <w:pStyle w:val="Bibliography"/>
                        </w:pPr>
                      </w:pPrChange>
                    </w:pPr>
                    <w:r>
                      <w:rPr>
                        <w:noProof/>
                      </w:rPr>
                      <w:t xml:space="preserve">[6] </w:t>
                    </w:r>
                  </w:p>
                </w:tc>
                <w:tc>
                  <w:tcPr>
                    <w:tcW w:w="0" w:type="auto"/>
                    <w:hideMark/>
                  </w:tcPr>
                  <w:p w14:paraId="31FAF358" w14:textId="77777777" w:rsidR="00F45904" w:rsidRDefault="00F45904">
                    <w:pPr>
                      <w:pStyle w:val="Bibliography"/>
                      <w:jc w:val="both"/>
                      <w:rPr>
                        <w:noProof/>
                      </w:rPr>
                      <w:pPrChange w:id="360" w:author="cleofa kadeha" w:date="2018-01-08T10:32:00Z">
                        <w:pPr>
                          <w:pStyle w:val="Bibliography"/>
                        </w:pPr>
                      </w:pPrChange>
                    </w:pPr>
                    <w:r>
                      <w:rPr>
                        <w:noProof/>
                      </w:rPr>
                      <w:t xml:space="preserve">E. Altay, B. A. Güvenç and L. Güvenç, "Lidar Data Analysis for Time to Headway Determination in the DriveSafe Project Field Tests," </w:t>
                    </w:r>
                    <w:r>
                      <w:rPr>
                        <w:i/>
                        <w:iCs/>
                        <w:noProof/>
                      </w:rPr>
                      <w:t xml:space="preserve">International Journal of Vehicular Technology, </w:t>
                    </w:r>
                    <w:r>
                      <w:rPr>
                        <w:noProof/>
                      </w:rPr>
                      <w:t xml:space="preserve">p. 9, 2013. </w:t>
                    </w:r>
                  </w:p>
                </w:tc>
              </w:tr>
            </w:tbl>
            <w:p w14:paraId="1F6B8DB3" w14:textId="77777777" w:rsidR="00F45904" w:rsidRDefault="00F45904">
              <w:pPr>
                <w:jc w:val="both"/>
                <w:divId w:val="838616852"/>
                <w:rPr>
                  <w:rFonts w:eastAsia="Times New Roman"/>
                  <w:noProof/>
                </w:rPr>
                <w:pPrChange w:id="361" w:author="cleofa kadeha" w:date="2018-01-08T10:32:00Z">
                  <w:pPr>
                    <w:divId w:val="838616852"/>
                  </w:pPr>
                </w:pPrChange>
              </w:pPr>
            </w:p>
            <w:p w14:paraId="7C27D0B2" w14:textId="77777777" w:rsidR="003B7B51" w:rsidRDefault="003B7B51">
              <w:pPr>
                <w:jc w:val="both"/>
                <w:pPrChange w:id="362" w:author="cleofa kadeha" w:date="2018-01-08T10:32:00Z">
                  <w:pPr/>
                </w:pPrChange>
              </w:pPr>
              <w:r>
                <w:rPr>
                  <w:b/>
                  <w:bCs/>
                  <w:noProof/>
                </w:rPr>
                <w:fldChar w:fldCharType="end"/>
              </w:r>
            </w:p>
          </w:sdtContent>
        </w:sdt>
      </w:sdtContent>
    </w:sdt>
    <w:sectPr w:rsidR="003B7B5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cleofa kadeha" w:date="2018-01-08T10:34:00Z" w:initials="ck">
    <w:p w14:paraId="554FDE64" w14:textId="77777777" w:rsidR="007B0B47" w:rsidRDefault="007B0B47">
      <w:pPr>
        <w:pStyle w:val="CommentText"/>
      </w:pPr>
      <w:r>
        <w:rPr>
          <w:rStyle w:val="CommentReference"/>
        </w:rPr>
        <w:annotationRef/>
      </w:r>
      <w:r>
        <w:t xml:space="preserve">There are semi-automatic methods and automatic </w:t>
      </w:r>
      <w:r w:rsidR="00EE2A73">
        <w:t>software</w:t>
      </w:r>
      <w:r>
        <w:t xml:space="preserve"> for headway determination</w:t>
      </w:r>
    </w:p>
  </w:comment>
  <w:comment w:id="7" w:author="cleofa kadeha" w:date="2018-01-08T10:36:00Z" w:initials="ck">
    <w:p w14:paraId="741383BB" w14:textId="77777777" w:rsidR="006901F2" w:rsidRDefault="006901F2">
      <w:pPr>
        <w:pStyle w:val="CommentText"/>
      </w:pPr>
      <w:r>
        <w:rPr>
          <w:rStyle w:val="CommentReference"/>
        </w:rPr>
        <w:annotationRef/>
      </w:r>
      <w:r>
        <w:t xml:space="preserve">I think the sample space is small. Maybe more runs are required in order to generalize that the method </w:t>
      </w:r>
      <w:r w:rsidR="0072558A">
        <w:t>is successful</w:t>
      </w:r>
    </w:p>
  </w:comment>
  <w:comment w:id="12" w:author="cleofa kadeha" w:date="2018-01-08T10:41:00Z" w:initials="ck">
    <w:p w14:paraId="2BB1A23C" w14:textId="77777777" w:rsidR="00484FD6" w:rsidRDefault="00484FD6">
      <w:pPr>
        <w:pStyle w:val="CommentText"/>
      </w:pPr>
      <w:r>
        <w:rPr>
          <w:rStyle w:val="CommentReference"/>
        </w:rPr>
        <w:annotationRef/>
      </w:r>
      <w:r>
        <w:t>A discussion of the alternative</w:t>
      </w:r>
      <w:r w:rsidR="001B453D">
        <w:t xml:space="preserve"> methods</w:t>
      </w:r>
      <w:r>
        <w:t>, background, strength, weakness and citation of the studies that have applied the given methods in gap analysis</w:t>
      </w:r>
    </w:p>
  </w:comment>
  <w:comment w:id="15" w:author="cleofa kadeha" w:date="2018-01-08T10:39:00Z" w:initials="ck">
    <w:p w14:paraId="58A990AB" w14:textId="77777777" w:rsidR="001C558C" w:rsidRDefault="001C558C">
      <w:pPr>
        <w:pStyle w:val="CommentText"/>
      </w:pPr>
      <w:r>
        <w:rPr>
          <w:rStyle w:val="CommentReference"/>
        </w:rPr>
        <w:annotationRef/>
      </w:r>
      <w:r>
        <w:t>What are the limitations of the method?</w:t>
      </w:r>
      <w:r w:rsidR="00B955A6">
        <w:t xml:space="preserve"> </w:t>
      </w:r>
      <w:r w:rsidR="001B453D">
        <w:t>More information on how it works</w:t>
      </w:r>
    </w:p>
  </w:comment>
  <w:comment w:id="25" w:author="cleofa kadeha" w:date="2018-01-08T10:49:00Z" w:initials="ck">
    <w:p w14:paraId="7C1FC4C9" w14:textId="77777777" w:rsidR="00E34C4C" w:rsidRDefault="00E34C4C">
      <w:pPr>
        <w:pStyle w:val="CommentText"/>
      </w:pPr>
      <w:r>
        <w:rPr>
          <w:rStyle w:val="CommentReference"/>
        </w:rPr>
        <w:annotationRef/>
      </w:r>
      <w:proofErr w:type="spellStart"/>
      <w:r>
        <w:t>Whats</w:t>
      </w:r>
      <w:proofErr w:type="spellEnd"/>
      <w:r>
        <w:t xml:space="preserve"> HSV short for?</w:t>
      </w:r>
    </w:p>
  </w:comment>
  <w:comment w:id="27" w:author="cleofa kadeha" w:date="2018-01-08T10:46:00Z" w:initials="ck">
    <w:p w14:paraId="69CD5CF6" w14:textId="77777777" w:rsidR="003F6488" w:rsidRDefault="003F6488">
      <w:pPr>
        <w:pStyle w:val="CommentText"/>
      </w:pPr>
      <w:r>
        <w:rPr>
          <w:rStyle w:val="CommentReference"/>
        </w:rPr>
        <w:annotationRef/>
      </w:r>
      <w:r>
        <w:t>Only three studies? i think you can add more sections to this part to create a strong argument and show the research gap.</w:t>
      </w:r>
    </w:p>
  </w:comment>
  <w:comment w:id="110" w:author="cleofa kadeha" w:date="2018-01-08T10:55:00Z" w:initials="ck">
    <w:p w14:paraId="067432A5" w14:textId="77777777" w:rsidR="00BF5EBC" w:rsidRDefault="00BF5EBC">
      <w:pPr>
        <w:pStyle w:val="CommentText"/>
      </w:pPr>
      <w:r>
        <w:rPr>
          <w:rStyle w:val="CommentReference"/>
        </w:rPr>
        <w:annotationRef/>
      </w:r>
      <w:r>
        <w:t>Criteria for the threshold selection?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4FDE64" w15:done="0"/>
  <w15:commentEx w15:paraId="741383BB" w15:done="0"/>
  <w15:commentEx w15:paraId="2BB1A23C" w15:done="0"/>
  <w15:commentEx w15:paraId="58A990AB" w15:done="0"/>
  <w15:commentEx w15:paraId="7C1FC4C9" w15:done="0"/>
  <w15:commentEx w15:paraId="69CD5CF6" w15:done="0"/>
  <w15:commentEx w15:paraId="067432A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85FF6"/>
    <w:multiLevelType w:val="hybridMultilevel"/>
    <w:tmpl w:val="06EE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44AEB"/>
    <w:multiLevelType w:val="hybridMultilevel"/>
    <w:tmpl w:val="ECB20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eofa kadeha">
    <w15:presenceInfo w15:providerId="Windows Live" w15:userId="869553b4a622f6d3"/>
  </w15:person>
  <w15:person w15:author="Evarist Ruhazwe">
    <w15:presenceInfo w15:providerId="Windows Live" w15:userId="43697a2d15289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967"/>
    <w:rsid w:val="00025ADE"/>
    <w:rsid w:val="000277DF"/>
    <w:rsid w:val="00027F87"/>
    <w:rsid w:val="00041D19"/>
    <w:rsid w:val="000522F6"/>
    <w:rsid w:val="00061C32"/>
    <w:rsid w:val="00093B74"/>
    <w:rsid w:val="000A63C2"/>
    <w:rsid w:val="000E1CEB"/>
    <w:rsid w:val="000F6B95"/>
    <w:rsid w:val="00122F2A"/>
    <w:rsid w:val="00177A1A"/>
    <w:rsid w:val="00185B5C"/>
    <w:rsid w:val="001B1A4F"/>
    <w:rsid w:val="001B453D"/>
    <w:rsid w:val="001B7331"/>
    <w:rsid w:val="001C558C"/>
    <w:rsid w:val="001F3DE6"/>
    <w:rsid w:val="001F58A2"/>
    <w:rsid w:val="00224054"/>
    <w:rsid w:val="0025593F"/>
    <w:rsid w:val="00276A7D"/>
    <w:rsid w:val="002C1014"/>
    <w:rsid w:val="002E426E"/>
    <w:rsid w:val="002F4AC5"/>
    <w:rsid w:val="002F6608"/>
    <w:rsid w:val="003A52B3"/>
    <w:rsid w:val="003B7B51"/>
    <w:rsid w:val="003D4246"/>
    <w:rsid w:val="003F2D3A"/>
    <w:rsid w:val="003F6488"/>
    <w:rsid w:val="0040432B"/>
    <w:rsid w:val="00411DA8"/>
    <w:rsid w:val="00445B19"/>
    <w:rsid w:val="00450D31"/>
    <w:rsid w:val="00467B0F"/>
    <w:rsid w:val="00484FD6"/>
    <w:rsid w:val="00496EFC"/>
    <w:rsid w:val="004A3060"/>
    <w:rsid w:val="004D7E39"/>
    <w:rsid w:val="005175C6"/>
    <w:rsid w:val="00526B71"/>
    <w:rsid w:val="0053460D"/>
    <w:rsid w:val="00556335"/>
    <w:rsid w:val="0057192A"/>
    <w:rsid w:val="005728C4"/>
    <w:rsid w:val="0057737E"/>
    <w:rsid w:val="005A37C4"/>
    <w:rsid w:val="00600AE3"/>
    <w:rsid w:val="006062C7"/>
    <w:rsid w:val="00622B81"/>
    <w:rsid w:val="00626CE8"/>
    <w:rsid w:val="00657775"/>
    <w:rsid w:val="006901F2"/>
    <w:rsid w:val="00694799"/>
    <w:rsid w:val="006B23E1"/>
    <w:rsid w:val="006B48EB"/>
    <w:rsid w:val="0072558A"/>
    <w:rsid w:val="00737CCE"/>
    <w:rsid w:val="00741C01"/>
    <w:rsid w:val="007673E4"/>
    <w:rsid w:val="00787816"/>
    <w:rsid w:val="007B0B47"/>
    <w:rsid w:val="007C2435"/>
    <w:rsid w:val="00805C0A"/>
    <w:rsid w:val="00830663"/>
    <w:rsid w:val="0083281B"/>
    <w:rsid w:val="00871203"/>
    <w:rsid w:val="00884B0D"/>
    <w:rsid w:val="008855DD"/>
    <w:rsid w:val="008B5A37"/>
    <w:rsid w:val="008C2E15"/>
    <w:rsid w:val="008E362C"/>
    <w:rsid w:val="008F288B"/>
    <w:rsid w:val="00970DFF"/>
    <w:rsid w:val="009B3F05"/>
    <w:rsid w:val="00A06967"/>
    <w:rsid w:val="00A11E46"/>
    <w:rsid w:val="00A219D8"/>
    <w:rsid w:val="00A712FD"/>
    <w:rsid w:val="00A8283B"/>
    <w:rsid w:val="00A84FEB"/>
    <w:rsid w:val="00B24743"/>
    <w:rsid w:val="00B93FB5"/>
    <w:rsid w:val="00B955A6"/>
    <w:rsid w:val="00BB0CBA"/>
    <w:rsid w:val="00BF0813"/>
    <w:rsid w:val="00BF5B71"/>
    <w:rsid w:val="00BF5EBC"/>
    <w:rsid w:val="00C04464"/>
    <w:rsid w:val="00C10486"/>
    <w:rsid w:val="00C2323A"/>
    <w:rsid w:val="00C24E75"/>
    <w:rsid w:val="00C56ED8"/>
    <w:rsid w:val="00C5788B"/>
    <w:rsid w:val="00C83F9B"/>
    <w:rsid w:val="00CA656E"/>
    <w:rsid w:val="00CA6D00"/>
    <w:rsid w:val="00CE699E"/>
    <w:rsid w:val="00D00B2E"/>
    <w:rsid w:val="00D00EEA"/>
    <w:rsid w:val="00D354FF"/>
    <w:rsid w:val="00DB0850"/>
    <w:rsid w:val="00DD37DF"/>
    <w:rsid w:val="00DF73D1"/>
    <w:rsid w:val="00E2081C"/>
    <w:rsid w:val="00E34C4C"/>
    <w:rsid w:val="00E50C3A"/>
    <w:rsid w:val="00E605F9"/>
    <w:rsid w:val="00E84553"/>
    <w:rsid w:val="00E93FEE"/>
    <w:rsid w:val="00E957E0"/>
    <w:rsid w:val="00EE2A73"/>
    <w:rsid w:val="00F278C5"/>
    <w:rsid w:val="00F35A1E"/>
    <w:rsid w:val="00F370E0"/>
    <w:rsid w:val="00F4181D"/>
    <w:rsid w:val="00F45904"/>
    <w:rsid w:val="00F46163"/>
    <w:rsid w:val="00F53193"/>
    <w:rsid w:val="00F53FFC"/>
    <w:rsid w:val="00F711BD"/>
    <w:rsid w:val="00F76F2A"/>
    <w:rsid w:val="00F90C33"/>
    <w:rsid w:val="00FA4540"/>
    <w:rsid w:val="00FD2F61"/>
    <w:rsid w:val="00FD4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62862"/>
  <w15:chartTrackingRefBased/>
  <w15:docId w15:val="{77428606-7688-4F40-9870-C0F60715D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331"/>
    <w:rPr>
      <w:rFonts w:ascii="Times New Roman" w:hAnsi="Times New Roman"/>
      <w:sz w:val="24"/>
    </w:rPr>
  </w:style>
  <w:style w:type="paragraph" w:styleId="Heading1">
    <w:name w:val="heading 1"/>
    <w:basedOn w:val="Normal"/>
    <w:next w:val="Normal"/>
    <w:link w:val="Heading1Char"/>
    <w:uiPriority w:val="9"/>
    <w:qFormat/>
    <w:rsid w:val="003B7B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A37C4"/>
    <w:rPr>
      <w:rFonts w:ascii="Times New Roman" w:hAnsi="Times New Roman" w:cs="Times New Roman" w:hint="default"/>
      <w:b/>
      <w:bCs/>
      <w:i w:val="0"/>
      <w:iCs w:val="0"/>
      <w:color w:val="000000"/>
      <w:sz w:val="32"/>
      <w:szCs w:val="32"/>
    </w:rPr>
  </w:style>
  <w:style w:type="character" w:customStyle="1" w:styleId="fontstyle21">
    <w:name w:val="fontstyle21"/>
    <w:basedOn w:val="DefaultParagraphFont"/>
    <w:rsid w:val="005A37C4"/>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5A37C4"/>
    <w:rPr>
      <w:rFonts w:ascii="Times New Roman" w:hAnsi="Times New Roman" w:cs="Times New Roman" w:hint="default"/>
      <w:b w:val="0"/>
      <w:bCs w:val="0"/>
      <w:i/>
      <w:iCs/>
      <w:color w:val="000000"/>
      <w:sz w:val="14"/>
      <w:szCs w:val="14"/>
    </w:rPr>
  </w:style>
  <w:style w:type="paragraph" w:styleId="ListParagraph">
    <w:name w:val="List Paragraph"/>
    <w:basedOn w:val="Normal"/>
    <w:uiPriority w:val="34"/>
    <w:qFormat/>
    <w:rsid w:val="00FD2F61"/>
    <w:pPr>
      <w:ind w:left="720"/>
      <w:contextualSpacing/>
    </w:pPr>
  </w:style>
  <w:style w:type="character" w:customStyle="1" w:styleId="Heading1Char">
    <w:name w:val="Heading 1 Char"/>
    <w:basedOn w:val="DefaultParagraphFont"/>
    <w:link w:val="Heading1"/>
    <w:uiPriority w:val="9"/>
    <w:rsid w:val="003B7B51"/>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3B7B51"/>
  </w:style>
  <w:style w:type="table" w:styleId="TableGrid">
    <w:name w:val="Table Grid"/>
    <w:basedOn w:val="TableNormal"/>
    <w:uiPriority w:val="39"/>
    <w:rsid w:val="00411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1DA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B0B47"/>
    <w:rPr>
      <w:sz w:val="16"/>
      <w:szCs w:val="16"/>
    </w:rPr>
  </w:style>
  <w:style w:type="paragraph" w:styleId="CommentText">
    <w:name w:val="annotation text"/>
    <w:basedOn w:val="Normal"/>
    <w:link w:val="CommentTextChar"/>
    <w:uiPriority w:val="99"/>
    <w:semiHidden/>
    <w:unhideWhenUsed/>
    <w:rsid w:val="007B0B47"/>
    <w:pPr>
      <w:spacing w:line="240" w:lineRule="auto"/>
    </w:pPr>
    <w:rPr>
      <w:sz w:val="20"/>
      <w:szCs w:val="20"/>
    </w:rPr>
  </w:style>
  <w:style w:type="character" w:customStyle="1" w:styleId="CommentTextChar">
    <w:name w:val="Comment Text Char"/>
    <w:basedOn w:val="DefaultParagraphFont"/>
    <w:link w:val="CommentText"/>
    <w:uiPriority w:val="99"/>
    <w:semiHidden/>
    <w:rsid w:val="007B0B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B0B47"/>
    <w:rPr>
      <w:b/>
      <w:bCs/>
    </w:rPr>
  </w:style>
  <w:style w:type="character" w:customStyle="1" w:styleId="CommentSubjectChar">
    <w:name w:val="Comment Subject Char"/>
    <w:basedOn w:val="CommentTextChar"/>
    <w:link w:val="CommentSubject"/>
    <w:uiPriority w:val="99"/>
    <w:semiHidden/>
    <w:rsid w:val="007B0B47"/>
    <w:rPr>
      <w:rFonts w:ascii="Times New Roman" w:hAnsi="Times New Roman"/>
      <w:b/>
      <w:bCs/>
      <w:sz w:val="20"/>
      <w:szCs w:val="20"/>
    </w:rPr>
  </w:style>
  <w:style w:type="paragraph" w:styleId="BalloonText">
    <w:name w:val="Balloon Text"/>
    <w:basedOn w:val="Normal"/>
    <w:link w:val="BalloonTextChar"/>
    <w:uiPriority w:val="99"/>
    <w:semiHidden/>
    <w:unhideWhenUsed/>
    <w:rsid w:val="007B0B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B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0784">
      <w:bodyDiv w:val="1"/>
      <w:marLeft w:val="0"/>
      <w:marRight w:val="0"/>
      <w:marTop w:val="0"/>
      <w:marBottom w:val="0"/>
      <w:divBdr>
        <w:top w:val="none" w:sz="0" w:space="0" w:color="auto"/>
        <w:left w:val="none" w:sz="0" w:space="0" w:color="auto"/>
        <w:bottom w:val="none" w:sz="0" w:space="0" w:color="auto"/>
        <w:right w:val="none" w:sz="0" w:space="0" w:color="auto"/>
      </w:divBdr>
    </w:div>
    <w:div w:id="58140524">
      <w:bodyDiv w:val="1"/>
      <w:marLeft w:val="0"/>
      <w:marRight w:val="0"/>
      <w:marTop w:val="0"/>
      <w:marBottom w:val="0"/>
      <w:divBdr>
        <w:top w:val="none" w:sz="0" w:space="0" w:color="auto"/>
        <w:left w:val="none" w:sz="0" w:space="0" w:color="auto"/>
        <w:bottom w:val="none" w:sz="0" w:space="0" w:color="auto"/>
        <w:right w:val="none" w:sz="0" w:space="0" w:color="auto"/>
      </w:divBdr>
    </w:div>
    <w:div w:id="82143074">
      <w:bodyDiv w:val="1"/>
      <w:marLeft w:val="0"/>
      <w:marRight w:val="0"/>
      <w:marTop w:val="0"/>
      <w:marBottom w:val="0"/>
      <w:divBdr>
        <w:top w:val="none" w:sz="0" w:space="0" w:color="auto"/>
        <w:left w:val="none" w:sz="0" w:space="0" w:color="auto"/>
        <w:bottom w:val="none" w:sz="0" w:space="0" w:color="auto"/>
        <w:right w:val="none" w:sz="0" w:space="0" w:color="auto"/>
      </w:divBdr>
    </w:div>
    <w:div w:id="190728691">
      <w:bodyDiv w:val="1"/>
      <w:marLeft w:val="0"/>
      <w:marRight w:val="0"/>
      <w:marTop w:val="0"/>
      <w:marBottom w:val="0"/>
      <w:divBdr>
        <w:top w:val="none" w:sz="0" w:space="0" w:color="auto"/>
        <w:left w:val="none" w:sz="0" w:space="0" w:color="auto"/>
        <w:bottom w:val="none" w:sz="0" w:space="0" w:color="auto"/>
        <w:right w:val="none" w:sz="0" w:space="0" w:color="auto"/>
      </w:divBdr>
    </w:div>
    <w:div w:id="207225480">
      <w:bodyDiv w:val="1"/>
      <w:marLeft w:val="0"/>
      <w:marRight w:val="0"/>
      <w:marTop w:val="0"/>
      <w:marBottom w:val="0"/>
      <w:divBdr>
        <w:top w:val="none" w:sz="0" w:space="0" w:color="auto"/>
        <w:left w:val="none" w:sz="0" w:space="0" w:color="auto"/>
        <w:bottom w:val="none" w:sz="0" w:space="0" w:color="auto"/>
        <w:right w:val="none" w:sz="0" w:space="0" w:color="auto"/>
      </w:divBdr>
    </w:div>
    <w:div w:id="284385015">
      <w:bodyDiv w:val="1"/>
      <w:marLeft w:val="0"/>
      <w:marRight w:val="0"/>
      <w:marTop w:val="0"/>
      <w:marBottom w:val="0"/>
      <w:divBdr>
        <w:top w:val="none" w:sz="0" w:space="0" w:color="auto"/>
        <w:left w:val="none" w:sz="0" w:space="0" w:color="auto"/>
        <w:bottom w:val="none" w:sz="0" w:space="0" w:color="auto"/>
        <w:right w:val="none" w:sz="0" w:space="0" w:color="auto"/>
      </w:divBdr>
    </w:div>
    <w:div w:id="296692290">
      <w:bodyDiv w:val="1"/>
      <w:marLeft w:val="0"/>
      <w:marRight w:val="0"/>
      <w:marTop w:val="0"/>
      <w:marBottom w:val="0"/>
      <w:divBdr>
        <w:top w:val="none" w:sz="0" w:space="0" w:color="auto"/>
        <w:left w:val="none" w:sz="0" w:space="0" w:color="auto"/>
        <w:bottom w:val="none" w:sz="0" w:space="0" w:color="auto"/>
        <w:right w:val="none" w:sz="0" w:space="0" w:color="auto"/>
      </w:divBdr>
    </w:div>
    <w:div w:id="309871213">
      <w:bodyDiv w:val="1"/>
      <w:marLeft w:val="0"/>
      <w:marRight w:val="0"/>
      <w:marTop w:val="0"/>
      <w:marBottom w:val="0"/>
      <w:divBdr>
        <w:top w:val="none" w:sz="0" w:space="0" w:color="auto"/>
        <w:left w:val="none" w:sz="0" w:space="0" w:color="auto"/>
        <w:bottom w:val="none" w:sz="0" w:space="0" w:color="auto"/>
        <w:right w:val="none" w:sz="0" w:space="0" w:color="auto"/>
      </w:divBdr>
    </w:div>
    <w:div w:id="322199717">
      <w:bodyDiv w:val="1"/>
      <w:marLeft w:val="0"/>
      <w:marRight w:val="0"/>
      <w:marTop w:val="0"/>
      <w:marBottom w:val="0"/>
      <w:divBdr>
        <w:top w:val="none" w:sz="0" w:space="0" w:color="auto"/>
        <w:left w:val="none" w:sz="0" w:space="0" w:color="auto"/>
        <w:bottom w:val="none" w:sz="0" w:space="0" w:color="auto"/>
        <w:right w:val="none" w:sz="0" w:space="0" w:color="auto"/>
      </w:divBdr>
    </w:div>
    <w:div w:id="327247305">
      <w:bodyDiv w:val="1"/>
      <w:marLeft w:val="0"/>
      <w:marRight w:val="0"/>
      <w:marTop w:val="0"/>
      <w:marBottom w:val="0"/>
      <w:divBdr>
        <w:top w:val="none" w:sz="0" w:space="0" w:color="auto"/>
        <w:left w:val="none" w:sz="0" w:space="0" w:color="auto"/>
        <w:bottom w:val="none" w:sz="0" w:space="0" w:color="auto"/>
        <w:right w:val="none" w:sz="0" w:space="0" w:color="auto"/>
      </w:divBdr>
    </w:div>
    <w:div w:id="442846010">
      <w:bodyDiv w:val="1"/>
      <w:marLeft w:val="0"/>
      <w:marRight w:val="0"/>
      <w:marTop w:val="0"/>
      <w:marBottom w:val="0"/>
      <w:divBdr>
        <w:top w:val="none" w:sz="0" w:space="0" w:color="auto"/>
        <w:left w:val="none" w:sz="0" w:space="0" w:color="auto"/>
        <w:bottom w:val="none" w:sz="0" w:space="0" w:color="auto"/>
        <w:right w:val="none" w:sz="0" w:space="0" w:color="auto"/>
      </w:divBdr>
    </w:div>
    <w:div w:id="460608894">
      <w:bodyDiv w:val="1"/>
      <w:marLeft w:val="0"/>
      <w:marRight w:val="0"/>
      <w:marTop w:val="0"/>
      <w:marBottom w:val="0"/>
      <w:divBdr>
        <w:top w:val="none" w:sz="0" w:space="0" w:color="auto"/>
        <w:left w:val="none" w:sz="0" w:space="0" w:color="auto"/>
        <w:bottom w:val="none" w:sz="0" w:space="0" w:color="auto"/>
        <w:right w:val="none" w:sz="0" w:space="0" w:color="auto"/>
      </w:divBdr>
    </w:div>
    <w:div w:id="461119611">
      <w:bodyDiv w:val="1"/>
      <w:marLeft w:val="0"/>
      <w:marRight w:val="0"/>
      <w:marTop w:val="0"/>
      <w:marBottom w:val="0"/>
      <w:divBdr>
        <w:top w:val="none" w:sz="0" w:space="0" w:color="auto"/>
        <w:left w:val="none" w:sz="0" w:space="0" w:color="auto"/>
        <w:bottom w:val="none" w:sz="0" w:space="0" w:color="auto"/>
        <w:right w:val="none" w:sz="0" w:space="0" w:color="auto"/>
      </w:divBdr>
    </w:div>
    <w:div w:id="497384515">
      <w:bodyDiv w:val="1"/>
      <w:marLeft w:val="0"/>
      <w:marRight w:val="0"/>
      <w:marTop w:val="0"/>
      <w:marBottom w:val="0"/>
      <w:divBdr>
        <w:top w:val="none" w:sz="0" w:space="0" w:color="auto"/>
        <w:left w:val="none" w:sz="0" w:space="0" w:color="auto"/>
        <w:bottom w:val="none" w:sz="0" w:space="0" w:color="auto"/>
        <w:right w:val="none" w:sz="0" w:space="0" w:color="auto"/>
      </w:divBdr>
    </w:div>
    <w:div w:id="515073623">
      <w:bodyDiv w:val="1"/>
      <w:marLeft w:val="0"/>
      <w:marRight w:val="0"/>
      <w:marTop w:val="0"/>
      <w:marBottom w:val="0"/>
      <w:divBdr>
        <w:top w:val="none" w:sz="0" w:space="0" w:color="auto"/>
        <w:left w:val="none" w:sz="0" w:space="0" w:color="auto"/>
        <w:bottom w:val="none" w:sz="0" w:space="0" w:color="auto"/>
        <w:right w:val="none" w:sz="0" w:space="0" w:color="auto"/>
      </w:divBdr>
    </w:div>
    <w:div w:id="531382793">
      <w:bodyDiv w:val="1"/>
      <w:marLeft w:val="0"/>
      <w:marRight w:val="0"/>
      <w:marTop w:val="0"/>
      <w:marBottom w:val="0"/>
      <w:divBdr>
        <w:top w:val="none" w:sz="0" w:space="0" w:color="auto"/>
        <w:left w:val="none" w:sz="0" w:space="0" w:color="auto"/>
        <w:bottom w:val="none" w:sz="0" w:space="0" w:color="auto"/>
        <w:right w:val="none" w:sz="0" w:space="0" w:color="auto"/>
      </w:divBdr>
    </w:div>
    <w:div w:id="538663727">
      <w:bodyDiv w:val="1"/>
      <w:marLeft w:val="0"/>
      <w:marRight w:val="0"/>
      <w:marTop w:val="0"/>
      <w:marBottom w:val="0"/>
      <w:divBdr>
        <w:top w:val="none" w:sz="0" w:space="0" w:color="auto"/>
        <w:left w:val="none" w:sz="0" w:space="0" w:color="auto"/>
        <w:bottom w:val="none" w:sz="0" w:space="0" w:color="auto"/>
        <w:right w:val="none" w:sz="0" w:space="0" w:color="auto"/>
      </w:divBdr>
    </w:div>
    <w:div w:id="593830576">
      <w:bodyDiv w:val="1"/>
      <w:marLeft w:val="0"/>
      <w:marRight w:val="0"/>
      <w:marTop w:val="0"/>
      <w:marBottom w:val="0"/>
      <w:divBdr>
        <w:top w:val="none" w:sz="0" w:space="0" w:color="auto"/>
        <w:left w:val="none" w:sz="0" w:space="0" w:color="auto"/>
        <w:bottom w:val="none" w:sz="0" w:space="0" w:color="auto"/>
        <w:right w:val="none" w:sz="0" w:space="0" w:color="auto"/>
      </w:divBdr>
    </w:div>
    <w:div w:id="627664090">
      <w:bodyDiv w:val="1"/>
      <w:marLeft w:val="0"/>
      <w:marRight w:val="0"/>
      <w:marTop w:val="0"/>
      <w:marBottom w:val="0"/>
      <w:divBdr>
        <w:top w:val="none" w:sz="0" w:space="0" w:color="auto"/>
        <w:left w:val="none" w:sz="0" w:space="0" w:color="auto"/>
        <w:bottom w:val="none" w:sz="0" w:space="0" w:color="auto"/>
        <w:right w:val="none" w:sz="0" w:space="0" w:color="auto"/>
      </w:divBdr>
    </w:div>
    <w:div w:id="733742858">
      <w:bodyDiv w:val="1"/>
      <w:marLeft w:val="0"/>
      <w:marRight w:val="0"/>
      <w:marTop w:val="0"/>
      <w:marBottom w:val="0"/>
      <w:divBdr>
        <w:top w:val="none" w:sz="0" w:space="0" w:color="auto"/>
        <w:left w:val="none" w:sz="0" w:space="0" w:color="auto"/>
        <w:bottom w:val="none" w:sz="0" w:space="0" w:color="auto"/>
        <w:right w:val="none" w:sz="0" w:space="0" w:color="auto"/>
      </w:divBdr>
    </w:div>
    <w:div w:id="778642000">
      <w:bodyDiv w:val="1"/>
      <w:marLeft w:val="0"/>
      <w:marRight w:val="0"/>
      <w:marTop w:val="0"/>
      <w:marBottom w:val="0"/>
      <w:divBdr>
        <w:top w:val="none" w:sz="0" w:space="0" w:color="auto"/>
        <w:left w:val="none" w:sz="0" w:space="0" w:color="auto"/>
        <w:bottom w:val="none" w:sz="0" w:space="0" w:color="auto"/>
        <w:right w:val="none" w:sz="0" w:space="0" w:color="auto"/>
      </w:divBdr>
    </w:div>
    <w:div w:id="803933011">
      <w:bodyDiv w:val="1"/>
      <w:marLeft w:val="0"/>
      <w:marRight w:val="0"/>
      <w:marTop w:val="0"/>
      <w:marBottom w:val="0"/>
      <w:divBdr>
        <w:top w:val="none" w:sz="0" w:space="0" w:color="auto"/>
        <w:left w:val="none" w:sz="0" w:space="0" w:color="auto"/>
        <w:bottom w:val="none" w:sz="0" w:space="0" w:color="auto"/>
        <w:right w:val="none" w:sz="0" w:space="0" w:color="auto"/>
      </w:divBdr>
    </w:div>
    <w:div w:id="803936728">
      <w:bodyDiv w:val="1"/>
      <w:marLeft w:val="0"/>
      <w:marRight w:val="0"/>
      <w:marTop w:val="0"/>
      <w:marBottom w:val="0"/>
      <w:divBdr>
        <w:top w:val="none" w:sz="0" w:space="0" w:color="auto"/>
        <w:left w:val="none" w:sz="0" w:space="0" w:color="auto"/>
        <w:bottom w:val="none" w:sz="0" w:space="0" w:color="auto"/>
        <w:right w:val="none" w:sz="0" w:space="0" w:color="auto"/>
      </w:divBdr>
    </w:div>
    <w:div w:id="838616852">
      <w:bodyDiv w:val="1"/>
      <w:marLeft w:val="0"/>
      <w:marRight w:val="0"/>
      <w:marTop w:val="0"/>
      <w:marBottom w:val="0"/>
      <w:divBdr>
        <w:top w:val="none" w:sz="0" w:space="0" w:color="auto"/>
        <w:left w:val="none" w:sz="0" w:space="0" w:color="auto"/>
        <w:bottom w:val="none" w:sz="0" w:space="0" w:color="auto"/>
        <w:right w:val="none" w:sz="0" w:space="0" w:color="auto"/>
      </w:divBdr>
    </w:div>
    <w:div w:id="848760428">
      <w:bodyDiv w:val="1"/>
      <w:marLeft w:val="0"/>
      <w:marRight w:val="0"/>
      <w:marTop w:val="0"/>
      <w:marBottom w:val="0"/>
      <w:divBdr>
        <w:top w:val="none" w:sz="0" w:space="0" w:color="auto"/>
        <w:left w:val="none" w:sz="0" w:space="0" w:color="auto"/>
        <w:bottom w:val="none" w:sz="0" w:space="0" w:color="auto"/>
        <w:right w:val="none" w:sz="0" w:space="0" w:color="auto"/>
      </w:divBdr>
    </w:div>
    <w:div w:id="868496667">
      <w:bodyDiv w:val="1"/>
      <w:marLeft w:val="0"/>
      <w:marRight w:val="0"/>
      <w:marTop w:val="0"/>
      <w:marBottom w:val="0"/>
      <w:divBdr>
        <w:top w:val="none" w:sz="0" w:space="0" w:color="auto"/>
        <w:left w:val="none" w:sz="0" w:space="0" w:color="auto"/>
        <w:bottom w:val="none" w:sz="0" w:space="0" w:color="auto"/>
        <w:right w:val="none" w:sz="0" w:space="0" w:color="auto"/>
      </w:divBdr>
    </w:div>
    <w:div w:id="897975546">
      <w:bodyDiv w:val="1"/>
      <w:marLeft w:val="0"/>
      <w:marRight w:val="0"/>
      <w:marTop w:val="0"/>
      <w:marBottom w:val="0"/>
      <w:divBdr>
        <w:top w:val="none" w:sz="0" w:space="0" w:color="auto"/>
        <w:left w:val="none" w:sz="0" w:space="0" w:color="auto"/>
        <w:bottom w:val="none" w:sz="0" w:space="0" w:color="auto"/>
        <w:right w:val="none" w:sz="0" w:space="0" w:color="auto"/>
      </w:divBdr>
    </w:div>
    <w:div w:id="940456009">
      <w:bodyDiv w:val="1"/>
      <w:marLeft w:val="0"/>
      <w:marRight w:val="0"/>
      <w:marTop w:val="0"/>
      <w:marBottom w:val="0"/>
      <w:divBdr>
        <w:top w:val="none" w:sz="0" w:space="0" w:color="auto"/>
        <w:left w:val="none" w:sz="0" w:space="0" w:color="auto"/>
        <w:bottom w:val="none" w:sz="0" w:space="0" w:color="auto"/>
        <w:right w:val="none" w:sz="0" w:space="0" w:color="auto"/>
      </w:divBdr>
    </w:div>
    <w:div w:id="1043139463">
      <w:bodyDiv w:val="1"/>
      <w:marLeft w:val="0"/>
      <w:marRight w:val="0"/>
      <w:marTop w:val="0"/>
      <w:marBottom w:val="0"/>
      <w:divBdr>
        <w:top w:val="none" w:sz="0" w:space="0" w:color="auto"/>
        <w:left w:val="none" w:sz="0" w:space="0" w:color="auto"/>
        <w:bottom w:val="none" w:sz="0" w:space="0" w:color="auto"/>
        <w:right w:val="none" w:sz="0" w:space="0" w:color="auto"/>
      </w:divBdr>
    </w:div>
    <w:div w:id="1047409188">
      <w:bodyDiv w:val="1"/>
      <w:marLeft w:val="0"/>
      <w:marRight w:val="0"/>
      <w:marTop w:val="0"/>
      <w:marBottom w:val="0"/>
      <w:divBdr>
        <w:top w:val="none" w:sz="0" w:space="0" w:color="auto"/>
        <w:left w:val="none" w:sz="0" w:space="0" w:color="auto"/>
        <w:bottom w:val="none" w:sz="0" w:space="0" w:color="auto"/>
        <w:right w:val="none" w:sz="0" w:space="0" w:color="auto"/>
      </w:divBdr>
    </w:div>
    <w:div w:id="1096437431">
      <w:bodyDiv w:val="1"/>
      <w:marLeft w:val="0"/>
      <w:marRight w:val="0"/>
      <w:marTop w:val="0"/>
      <w:marBottom w:val="0"/>
      <w:divBdr>
        <w:top w:val="none" w:sz="0" w:space="0" w:color="auto"/>
        <w:left w:val="none" w:sz="0" w:space="0" w:color="auto"/>
        <w:bottom w:val="none" w:sz="0" w:space="0" w:color="auto"/>
        <w:right w:val="none" w:sz="0" w:space="0" w:color="auto"/>
      </w:divBdr>
    </w:div>
    <w:div w:id="1096829699">
      <w:bodyDiv w:val="1"/>
      <w:marLeft w:val="0"/>
      <w:marRight w:val="0"/>
      <w:marTop w:val="0"/>
      <w:marBottom w:val="0"/>
      <w:divBdr>
        <w:top w:val="none" w:sz="0" w:space="0" w:color="auto"/>
        <w:left w:val="none" w:sz="0" w:space="0" w:color="auto"/>
        <w:bottom w:val="none" w:sz="0" w:space="0" w:color="auto"/>
        <w:right w:val="none" w:sz="0" w:space="0" w:color="auto"/>
      </w:divBdr>
    </w:div>
    <w:div w:id="1148518910">
      <w:bodyDiv w:val="1"/>
      <w:marLeft w:val="0"/>
      <w:marRight w:val="0"/>
      <w:marTop w:val="0"/>
      <w:marBottom w:val="0"/>
      <w:divBdr>
        <w:top w:val="none" w:sz="0" w:space="0" w:color="auto"/>
        <w:left w:val="none" w:sz="0" w:space="0" w:color="auto"/>
        <w:bottom w:val="none" w:sz="0" w:space="0" w:color="auto"/>
        <w:right w:val="none" w:sz="0" w:space="0" w:color="auto"/>
      </w:divBdr>
    </w:div>
    <w:div w:id="1184587629">
      <w:bodyDiv w:val="1"/>
      <w:marLeft w:val="0"/>
      <w:marRight w:val="0"/>
      <w:marTop w:val="0"/>
      <w:marBottom w:val="0"/>
      <w:divBdr>
        <w:top w:val="none" w:sz="0" w:space="0" w:color="auto"/>
        <w:left w:val="none" w:sz="0" w:space="0" w:color="auto"/>
        <w:bottom w:val="none" w:sz="0" w:space="0" w:color="auto"/>
        <w:right w:val="none" w:sz="0" w:space="0" w:color="auto"/>
      </w:divBdr>
    </w:div>
    <w:div w:id="1194031059">
      <w:bodyDiv w:val="1"/>
      <w:marLeft w:val="0"/>
      <w:marRight w:val="0"/>
      <w:marTop w:val="0"/>
      <w:marBottom w:val="0"/>
      <w:divBdr>
        <w:top w:val="none" w:sz="0" w:space="0" w:color="auto"/>
        <w:left w:val="none" w:sz="0" w:space="0" w:color="auto"/>
        <w:bottom w:val="none" w:sz="0" w:space="0" w:color="auto"/>
        <w:right w:val="none" w:sz="0" w:space="0" w:color="auto"/>
      </w:divBdr>
    </w:div>
    <w:div w:id="1200630208">
      <w:bodyDiv w:val="1"/>
      <w:marLeft w:val="0"/>
      <w:marRight w:val="0"/>
      <w:marTop w:val="0"/>
      <w:marBottom w:val="0"/>
      <w:divBdr>
        <w:top w:val="none" w:sz="0" w:space="0" w:color="auto"/>
        <w:left w:val="none" w:sz="0" w:space="0" w:color="auto"/>
        <w:bottom w:val="none" w:sz="0" w:space="0" w:color="auto"/>
        <w:right w:val="none" w:sz="0" w:space="0" w:color="auto"/>
      </w:divBdr>
    </w:div>
    <w:div w:id="1308970509">
      <w:bodyDiv w:val="1"/>
      <w:marLeft w:val="0"/>
      <w:marRight w:val="0"/>
      <w:marTop w:val="0"/>
      <w:marBottom w:val="0"/>
      <w:divBdr>
        <w:top w:val="none" w:sz="0" w:space="0" w:color="auto"/>
        <w:left w:val="none" w:sz="0" w:space="0" w:color="auto"/>
        <w:bottom w:val="none" w:sz="0" w:space="0" w:color="auto"/>
        <w:right w:val="none" w:sz="0" w:space="0" w:color="auto"/>
      </w:divBdr>
    </w:div>
    <w:div w:id="1370373990">
      <w:bodyDiv w:val="1"/>
      <w:marLeft w:val="0"/>
      <w:marRight w:val="0"/>
      <w:marTop w:val="0"/>
      <w:marBottom w:val="0"/>
      <w:divBdr>
        <w:top w:val="none" w:sz="0" w:space="0" w:color="auto"/>
        <w:left w:val="none" w:sz="0" w:space="0" w:color="auto"/>
        <w:bottom w:val="none" w:sz="0" w:space="0" w:color="auto"/>
        <w:right w:val="none" w:sz="0" w:space="0" w:color="auto"/>
      </w:divBdr>
    </w:div>
    <w:div w:id="1386023738">
      <w:bodyDiv w:val="1"/>
      <w:marLeft w:val="0"/>
      <w:marRight w:val="0"/>
      <w:marTop w:val="0"/>
      <w:marBottom w:val="0"/>
      <w:divBdr>
        <w:top w:val="none" w:sz="0" w:space="0" w:color="auto"/>
        <w:left w:val="none" w:sz="0" w:space="0" w:color="auto"/>
        <w:bottom w:val="none" w:sz="0" w:space="0" w:color="auto"/>
        <w:right w:val="none" w:sz="0" w:space="0" w:color="auto"/>
      </w:divBdr>
    </w:div>
    <w:div w:id="1544362125">
      <w:bodyDiv w:val="1"/>
      <w:marLeft w:val="0"/>
      <w:marRight w:val="0"/>
      <w:marTop w:val="0"/>
      <w:marBottom w:val="0"/>
      <w:divBdr>
        <w:top w:val="none" w:sz="0" w:space="0" w:color="auto"/>
        <w:left w:val="none" w:sz="0" w:space="0" w:color="auto"/>
        <w:bottom w:val="none" w:sz="0" w:space="0" w:color="auto"/>
        <w:right w:val="none" w:sz="0" w:space="0" w:color="auto"/>
      </w:divBdr>
    </w:div>
    <w:div w:id="1590307729">
      <w:bodyDiv w:val="1"/>
      <w:marLeft w:val="0"/>
      <w:marRight w:val="0"/>
      <w:marTop w:val="0"/>
      <w:marBottom w:val="0"/>
      <w:divBdr>
        <w:top w:val="none" w:sz="0" w:space="0" w:color="auto"/>
        <w:left w:val="none" w:sz="0" w:space="0" w:color="auto"/>
        <w:bottom w:val="none" w:sz="0" w:space="0" w:color="auto"/>
        <w:right w:val="none" w:sz="0" w:space="0" w:color="auto"/>
      </w:divBdr>
    </w:div>
    <w:div w:id="1619414626">
      <w:bodyDiv w:val="1"/>
      <w:marLeft w:val="0"/>
      <w:marRight w:val="0"/>
      <w:marTop w:val="0"/>
      <w:marBottom w:val="0"/>
      <w:divBdr>
        <w:top w:val="none" w:sz="0" w:space="0" w:color="auto"/>
        <w:left w:val="none" w:sz="0" w:space="0" w:color="auto"/>
        <w:bottom w:val="none" w:sz="0" w:space="0" w:color="auto"/>
        <w:right w:val="none" w:sz="0" w:space="0" w:color="auto"/>
      </w:divBdr>
      <w:divsChild>
        <w:div w:id="75564692">
          <w:marLeft w:val="0"/>
          <w:marRight w:val="0"/>
          <w:marTop w:val="0"/>
          <w:marBottom w:val="0"/>
          <w:divBdr>
            <w:top w:val="none" w:sz="0" w:space="0" w:color="auto"/>
            <w:left w:val="none" w:sz="0" w:space="0" w:color="auto"/>
            <w:bottom w:val="none" w:sz="0" w:space="0" w:color="auto"/>
            <w:right w:val="none" w:sz="0" w:space="0" w:color="auto"/>
          </w:divBdr>
        </w:div>
        <w:div w:id="279147812">
          <w:marLeft w:val="0"/>
          <w:marRight w:val="0"/>
          <w:marTop w:val="0"/>
          <w:marBottom w:val="0"/>
          <w:divBdr>
            <w:top w:val="none" w:sz="0" w:space="0" w:color="auto"/>
            <w:left w:val="none" w:sz="0" w:space="0" w:color="auto"/>
            <w:bottom w:val="none" w:sz="0" w:space="0" w:color="auto"/>
            <w:right w:val="none" w:sz="0" w:space="0" w:color="auto"/>
          </w:divBdr>
        </w:div>
      </w:divsChild>
    </w:div>
    <w:div w:id="1718698360">
      <w:bodyDiv w:val="1"/>
      <w:marLeft w:val="0"/>
      <w:marRight w:val="0"/>
      <w:marTop w:val="0"/>
      <w:marBottom w:val="0"/>
      <w:divBdr>
        <w:top w:val="none" w:sz="0" w:space="0" w:color="auto"/>
        <w:left w:val="none" w:sz="0" w:space="0" w:color="auto"/>
        <w:bottom w:val="none" w:sz="0" w:space="0" w:color="auto"/>
        <w:right w:val="none" w:sz="0" w:space="0" w:color="auto"/>
      </w:divBdr>
    </w:div>
    <w:div w:id="1743023912">
      <w:bodyDiv w:val="1"/>
      <w:marLeft w:val="0"/>
      <w:marRight w:val="0"/>
      <w:marTop w:val="0"/>
      <w:marBottom w:val="0"/>
      <w:divBdr>
        <w:top w:val="none" w:sz="0" w:space="0" w:color="auto"/>
        <w:left w:val="none" w:sz="0" w:space="0" w:color="auto"/>
        <w:bottom w:val="none" w:sz="0" w:space="0" w:color="auto"/>
        <w:right w:val="none" w:sz="0" w:space="0" w:color="auto"/>
      </w:divBdr>
      <w:divsChild>
        <w:div w:id="1224223032">
          <w:marLeft w:val="0"/>
          <w:marRight w:val="0"/>
          <w:marTop w:val="0"/>
          <w:marBottom w:val="0"/>
          <w:divBdr>
            <w:top w:val="none" w:sz="0" w:space="0" w:color="auto"/>
            <w:left w:val="none" w:sz="0" w:space="0" w:color="auto"/>
            <w:bottom w:val="none" w:sz="0" w:space="0" w:color="auto"/>
            <w:right w:val="none" w:sz="0" w:space="0" w:color="auto"/>
          </w:divBdr>
        </w:div>
        <w:div w:id="1724253143">
          <w:marLeft w:val="0"/>
          <w:marRight w:val="0"/>
          <w:marTop w:val="0"/>
          <w:marBottom w:val="0"/>
          <w:divBdr>
            <w:top w:val="none" w:sz="0" w:space="0" w:color="auto"/>
            <w:left w:val="none" w:sz="0" w:space="0" w:color="auto"/>
            <w:bottom w:val="none" w:sz="0" w:space="0" w:color="auto"/>
            <w:right w:val="none" w:sz="0" w:space="0" w:color="auto"/>
          </w:divBdr>
        </w:div>
      </w:divsChild>
    </w:div>
    <w:div w:id="1760324625">
      <w:bodyDiv w:val="1"/>
      <w:marLeft w:val="0"/>
      <w:marRight w:val="0"/>
      <w:marTop w:val="0"/>
      <w:marBottom w:val="0"/>
      <w:divBdr>
        <w:top w:val="none" w:sz="0" w:space="0" w:color="auto"/>
        <w:left w:val="none" w:sz="0" w:space="0" w:color="auto"/>
        <w:bottom w:val="none" w:sz="0" w:space="0" w:color="auto"/>
        <w:right w:val="none" w:sz="0" w:space="0" w:color="auto"/>
      </w:divBdr>
      <w:divsChild>
        <w:div w:id="275448898">
          <w:marLeft w:val="0"/>
          <w:marRight w:val="0"/>
          <w:marTop w:val="0"/>
          <w:marBottom w:val="0"/>
          <w:divBdr>
            <w:top w:val="none" w:sz="0" w:space="0" w:color="auto"/>
            <w:left w:val="none" w:sz="0" w:space="0" w:color="auto"/>
            <w:bottom w:val="none" w:sz="0" w:space="0" w:color="auto"/>
            <w:right w:val="none" w:sz="0" w:space="0" w:color="auto"/>
          </w:divBdr>
        </w:div>
        <w:div w:id="538780437">
          <w:marLeft w:val="0"/>
          <w:marRight w:val="0"/>
          <w:marTop w:val="0"/>
          <w:marBottom w:val="0"/>
          <w:divBdr>
            <w:top w:val="none" w:sz="0" w:space="0" w:color="auto"/>
            <w:left w:val="none" w:sz="0" w:space="0" w:color="auto"/>
            <w:bottom w:val="none" w:sz="0" w:space="0" w:color="auto"/>
            <w:right w:val="none" w:sz="0" w:space="0" w:color="auto"/>
          </w:divBdr>
        </w:div>
        <w:div w:id="1326127317">
          <w:marLeft w:val="0"/>
          <w:marRight w:val="0"/>
          <w:marTop w:val="0"/>
          <w:marBottom w:val="0"/>
          <w:divBdr>
            <w:top w:val="none" w:sz="0" w:space="0" w:color="auto"/>
            <w:left w:val="none" w:sz="0" w:space="0" w:color="auto"/>
            <w:bottom w:val="none" w:sz="0" w:space="0" w:color="auto"/>
            <w:right w:val="none" w:sz="0" w:space="0" w:color="auto"/>
          </w:divBdr>
        </w:div>
        <w:div w:id="1845776368">
          <w:marLeft w:val="0"/>
          <w:marRight w:val="0"/>
          <w:marTop w:val="0"/>
          <w:marBottom w:val="0"/>
          <w:divBdr>
            <w:top w:val="none" w:sz="0" w:space="0" w:color="auto"/>
            <w:left w:val="none" w:sz="0" w:space="0" w:color="auto"/>
            <w:bottom w:val="none" w:sz="0" w:space="0" w:color="auto"/>
            <w:right w:val="none" w:sz="0" w:space="0" w:color="auto"/>
          </w:divBdr>
        </w:div>
        <w:div w:id="1931113951">
          <w:marLeft w:val="0"/>
          <w:marRight w:val="0"/>
          <w:marTop w:val="0"/>
          <w:marBottom w:val="0"/>
          <w:divBdr>
            <w:top w:val="none" w:sz="0" w:space="0" w:color="auto"/>
            <w:left w:val="none" w:sz="0" w:space="0" w:color="auto"/>
            <w:bottom w:val="none" w:sz="0" w:space="0" w:color="auto"/>
            <w:right w:val="none" w:sz="0" w:space="0" w:color="auto"/>
          </w:divBdr>
        </w:div>
      </w:divsChild>
    </w:div>
    <w:div w:id="1780682852">
      <w:bodyDiv w:val="1"/>
      <w:marLeft w:val="0"/>
      <w:marRight w:val="0"/>
      <w:marTop w:val="0"/>
      <w:marBottom w:val="0"/>
      <w:divBdr>
        <w:top w:val="none" w:sz="0" w:space="0" w:color="auto"/>
        <w:left w:val="none" w:sz="0" w:space="0" w:color="auto"/>
        <w:bottom w:val="none" w:sz="0" w:space="0" w:color="auto"/>
        <w:right w:val="none" w:sz="0" w:space="0" w:color="auto"/>
      </w:divBdr>
    </w:div>
    <w:div w:id="1810391775">
      <w:bodyDiv w:val="1"/>
      <w:marLeft w:val="0"/>
      <w:marRight w:val="0"/>
      <w:marTop w:val="0"/>
      <w:marBottom w:val="0"/>
      <w:divBdr>
        <w:top w:val="none" w:sz="0" w:space="0" w:color="auto"/>
        <w:left w:val="none" w:sz="0" w:space="0" w:color="auto"/>
        <w:bottom w:val="none" w:sz="0" w:space="0" w:color="auto"/>
        <w:right w:val="none" w:sz="0" w:space="0" w:color="auto"/>
      </w:divBdr>
    </w:div>
    <w:div w:id="1836528036">
      <w:bodyDiv w:val="1"/>
      <w:marLeft w:val="0"/>
      <w:marRight w:val="0"/>
      <w:marTop w:val="0"/>
      <w:marBottom w:val="0"/>
      <w:divBdr>
        <w:top w:val="none" w:sz="0" w:space="0" w:color="auto"/>
        <w:left w:val="none" w:sz="0" w:space="0" w:color="auto"/>
        <w:bottom w:val="none" w:sz="0" w:space="0" w:color="auto"/>
        <w:right w:val="none" w:sz="0" w:space="0" w:color="auto"/>
      </w:divBdr>
    </w:div>
    <w:div w:id="1860389624">
      <w:bodyDiv w:val="1"/>
      <w:marLeft w:val="0"/>
      <w:marRight w:val="0"/>
      <w:marTop w:val="0"/>
      <w:marBottom w:val="0"/>
      <w:divBdr>
        <w:top w:val="none" w:sz="0" w:space="0" w:color="auto"/>
        <w:left w:val="none" w:sz="0" w:space="0" w:color="auto"/>
        <w:bottom w:val="none" w:sz="0" w:space="0" w:color="auto"/>
        <w:right w:val="none" w:sz="0" w:space="0" w:color="auto"/>
      </w:divBdr>
    </w:div>
    <w:div w:id="1867016381">
      <w:bodyDiv w:val="1"/>
      <w:marLeft w:val="0"/>
      <w:marRight w:val="0"/>
      <w:marTop w:val="0"/>
      <w:marBottom w:val="0"/>
      <w:divBdr>
        <w:top w:val="none" w:sz="0" w:space="0" w:color="auto"/>
        <w:left w:val="none" w:sz="0" w:space="0" w:color="auto"/>
        <w:bottom w:val="none" w:sz="0" w:space="0" w:color="auto"/>
        <w:right w:val="none" w:sz="0" w:space="0" w:color="auto"/>
      </w:divBdr>
    </w:div>
    <w:div w:id="1901094845">
      <w:bodyDiv w:val="1"/>
      <w:marLeft w:val="0"/>
      <w:marRight w:val="0"/>
      <w:marTop w:val="0"/>
      <w:marBottom w:val="0"/>
      <w:divBdr>
        <w:top w:val="none" w:sz="0" w:space="0" w:color="auto"/>
        <w:left w:val="none" w:sz="0" w:space="0" w:color="auto"/>
        <w:bottom w:val="none" w:sz="0" w:space="0" w:color="auto"/>
        <w:right w:val="none" w:sz="0" w:space="0" w:color="auto"/>
      </w:divBdr>
      <w:divsChild>
        <w:div w:id="33846210">
          <w:marLeft w:val="0"/>
          <w:marRight w:val="0"/>
          <w:marTop w:val="0"/>
          <w:marBottom w:val="0"/>
          <w:divBdr>
            <w:top w:val="none" w:sz="0" w:space="0" w:color="auto"/>
            <w:left w:val="none" w:sz="0" w:space="0" w:color="auto"/>
            <w:bottom w:val="none" w:sz="0" w:space="0" w:color="auto"/>
            <w:right w:val="none" w:sz="0" w:space="0" w:color="auto"/>
          </w:divBdr>
        </w:div>
        <w:div w:id="169873542">
          <w:marLeft w:val="0"/>
          <w:marRight w:val="0"/>
          <w:marTop w:val="0"/>
          <w:marBottom w:val="0"/>
          <w:divBdr>
            <w:top w:val="none" w:sz="0" w:space="0" w:color="auto"/>
            <w:left w:val="none" w:sz="0" w:space="0" w:color="auto"/>
            <w:bottom w:val="none" w:sz="0" w:space="0" w:color="auto"/>
            <w:right w:val="none" w:sz="0" w:space="0" w:color="auto"/>
          </w:divBdr>
        </w:div>
        <w:div w:id="187716930">
          <w:marLeft w:val="0"/>
          <w:marRight w:val="0"/>
          <w:marTop w:val="0"/>
          <w:marBottom w:val="0"/>
          <w:divBdr>
            <w:top w:val="none" w:sz="0" w:space="0" w:color="auto"/>
            <w:left w:val="none" w:sz="0" w:space="0" w:color="auto"/>
            <w:bottom w:val="none" w:sz="0" w:space="0" w:color="auto"/>
            <w:right w:val="none" w:sz="0" w:space="0" w:color="auto"/>
          </w:divBdr>
        </w:div>
        <w:div w:id="1620260648">
          <w:marLeft w:val="0"/>
          <w:marRight w:val="0"/>
          <w:marTop w:val="0"/>
          <w:marBottom w:val="0"/>
          <w:divBdr>
            <w:top w:val="none" w:sz="0" w:space="0" w:color="auto"/>
            <w:left w:val="none" w:sz="0" w:space="0" w:color="auto"/>
            <w:bottom w:val="none" w:sz="0" w:space="0" w:color="auto"/>
            <w:right w:val="none" w:sz="0" w:space="0" w:color="auto"/>
          </w:divBdr>
        </w:div>
        <w:div w:id="1672366018">
          <w:marLeft w:val="0"/>
          <w:marRight w:val="0"/>
          <w:marTop w:val="0"/>
          <w:marBottom w:val="0"/>
          <w:divBdr>
            <w:top w:val="none" w:sz="0" w:space="0" w:color="auto"/>
            <w:left w:val="none" w:sz="0" w:space="0" w:color="auto"/>
            <w:bottom w:val="none" w:sz="0" w:space="0" w:color="auto"/>
            <w:right w:val="none" w:sz="0" w:space="0" w:color="auto"/>
          </w:divBdr>
        </w:div>
        <w:div w:id="2032218092">
          <w:marLeft w:val="0"/>
          <w:marRight w:val="0"/>
          <w:marTop w:val="0"/>
          <w:marBottom w:val="0"/>
          <w:divBdr>
            <w:top w:val="none" w:sz="0" w:space="0" w:color="auto"/>
            <w:left w:val="none" w:sz="0" w:space="0" w:color="auto"/>
            <w:bottom w:val="none" w:sz="0" w:space="0" w:color="auto"/>
            <w:right w:val="none" w:sz="0" w:space="0" w:color="auto"/>
          </w:divBdr>
        </w:div>
      </w:divsChild>
    </w:div>
    <w:div w:id="1916359566">
      <w:bodyDiv w:val="1"/>
      <w:marLeft w:val="0"/>
      <w:marRight w:val="0"/>
      <w:marTop w:val="0"/>
      <w:marBottom w:val="0"/>
      <w:divBdr>
        <w:top w:val="none" w:sz="0" w:space="0" w:color="auto"/>
        <w:left w:val="none" w:sz="0" w:space="0" w:color="auto"/>
        <w:bottom w:val="none" w:sz="0" w:space="0" w:color="auto"/>
        <w:right w:val="none" w:sz="0" w:space="0" w:color="auto"/>
      </w:divBdr>
      <w:divsChild>
        <w:div w:id="1735659277">
          <w:marLeft w:val="0"/>
          <w:marRight w:val="0"/>
          <w:marTop w:val="0"/>
          <w:marBottom w:val="0"/>
          <w:divBdr>
            <w:top w:val="none" w:sz="0" w:space="0" w:color="auto"/>
            <w:left w:val="none" w:sz="0" w:space="0" w:color="auto"/>
            <w:bottom w:val="none" w:sz="0" w:space="0" w:color="auto"/>
            <w:right w:val="none" w:sz="0" w:space="0" w:color="auto"/>
          </w:divBdr>
        </w:div>
        <w:div w:id="1753771953">
          <w:marLeft w:val="0"/>
          <w:marRight w:val="0"/>
          <w:marTop w:val="0"/>
          <w:marBottom w:val="0"/>
          <w:divBdr>
            <w:top w:val="none" w:sz="0" w:space="0" w:color="auto"/>
            <w:left w:val="none" w:sz="0" w:space="0" w:color="auto"/>
            <w:bottom w:val="none" w:sz="0" w:space="0" w:color="auto"/>
            <w:right w:val="none" w:sz="0" w:space="0" w:color="auto"/>
          </w:divBdr>
        </w:div>
      </w:divsChild>
    </w:div>
    <w:div w:id="1921400125">
      <w:bodyDiv w:val="1"/>
      <w:marLeft w:val="0"/>
      <w:marRight w:val="0"/>
      <w:marTop w:val="0"/>
      <w:marBottom w:val="0"/>
      <w:divBdr>
        <w:top w:val="none" w:sz="0" w:space="0" w:color="auto"/>
        <w:left w:val="none" w:sz="0" w:space="0" w:color="auto"/>
        <w:bottom w:val="none" w:sz="0" w:space="0" w:color="auto"/>
        <w:right w:val="none" w:sz="0" w:space="0" w:color="auto"/>
      </w:divBdr>
    </w:div>
    <w:div w:id="1938829994">
      <w:bodyDiv w:val="1"/>
      <w:marLeft w:val="0"/>
      <w:marRight w:val="0"/>
      <w:marTop w:val="0"/>
      <w:marBottom w:val="0"/>
      <w:divBdr>
        <w:top w:val="none" w:sz="0" w:space="0" w:color="auto"/>
        <w:left w:val="none" w:sz="0" w:space="0" w:color="auto"/>
        <w:bottom w:val="none" w:sz="0" w:space="0" w:color="auto"/>
        <w:right w:val="none" w:sz="0" w:space="0" w:color="auto"/>
      </w:divBdr>
    </w:div>
    <w:div w:id="1943294851">
      <w:bodyDiv w:val="1"/>
      <w:marLeft w:val="0"/>
      <w:marRight w:val="0"/>
      <w:marTop w:val="0"/>
      <w:marBottom w:val="0"/>
      <w:divBdr>
        <w:top w:val="none" w:sz="0" w:space="0" w:color="auto"/>
        <w:left w:val="none" w:sz="0" w:space="0" w:color="auto"/>
        <w:bottom w:val="none" w:sz="0" w:space="0" w:color="auto"/>
        <w:right w:val="none" w:sz="0" w:space="0" w:color="auto"/>
      </w:divBdr>
    </w:div>
    <w:div w:id="1961761362">
      <w:bodyDiv w:val="1"/>
      <w:marLeft w:val="0"/>
      <w:marRight w:val="0"/>
      <w:marTop w:val="0"/>
      <w:marBottom w:val="0"/>
      <w:divBdr>
        <w:top w:val="none" w:sz="0" w:space="0" w:color="auto"/>
        <w:left w:val="none" w:sz="0" w:space="0" w:color="auto"/>
        <w:bottom w:val="none" w:sz="0" w:space="0" w:color="auto"/>
        <w:right w:val="none" w:sz="0" w:space="0" w:color="auto"/>
      </w:divBdr>
    </w:div>
    <w:div w:id="202574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Alt13</b:Tag>
    <b:SourceType>JournalArticle</b:SourceType>
    <b:Guid>{C192874D-6440-4013-94DA-7C5E822A83AC}</b:Guid>
    <b:Author>
      <b:Author>
        <b:NameList>
          <b:Person>
            <b:Last>Altay</b:Last>
            <b:First>Elker</b:First>
          </b:Person>
          <b:Person>
            <b:Last>Güvenç</b:Last>
            <b:First>Bilin</b:First>
            <b:Middle>Aksun</b:Middle>
          </b:Person>
          <b:Person>
            <b:Last>Güvenç</b:Last>
            <b:First>Levent</b:First>
          </b:Person>
        </b:NameList>
      </b:Author>
    </b:Author>
    <b:Title>Lidar Data Analysis for Time to Headway Determination in the DriveSafe Project Field Tests</b:Title>
    <b:Year>2013</b:Year>
    <b:JournalName>International Journal of Vehicular Technology</b:JournalName>
    <b:Pages>9</b:Pages>
    <b:RefOrder>6</b:RefOrder>
  </b:Source>
  <b:Source>
    <b:Tag>Ani11</b:Tag>
    <b:SourceType>JournalArticle</b:SourceType>
    <b:Guid>{BAE91520-5B09-46E9-982A-B92C40D1CE3F}</b:Guid>
    <b:Author>
      <b:Author>
        <b:NameList>
          <b:Person>
            <b:Last>Kembhavi</b:Last>
            <b:First>Aniruddha</b:First>
          </b:Person>
          <b:Person>
            <b:Last>Harwood</b:Last>
            <b:First>David</b:First>
          </b:Person>
          <b:Person>
            <b:Last>Davis</b:Last>
            <b:First>Larry</b:First>
            <b:Middle>S.</b:Middle>
          </b:Person>
        </b:NameList>
      </b:Author>
    </b:Author>
    <b:Title>Vehicle Detection Using Partial Least Squares</b:Title>
    <b:JournalName>IEEE Transactions on Pattern Analysis And Machine Intelligence</b:JournalName>
    <b:Year>2011</b:Year>
    <b:Pages>1250-1265</b:Pages>
    <b:RefOrder>1</b:RefOrder>
  </b:Source>
  <b:Source>
    <b:Tag>Tou15</b:Tag>
    <b:SourceType>ConferenceProceedings</b:SourceType>
    <b:Guid>{00BE1EBC-5E8E-480F-A65D-FA4BD52A0399}</b:Guid>
    <b:Author>
      <b:Author>
        <b:NameList>
          <b:Person>
            <b:Last>Tourani</b:Last>
            <b:First>Ali</b:First>
          </b:Person>
          <b:Person>
            <b:Last>Shahbahrami</b:Last>
            <b:First>Asadollah</b:First>
          </b:Person>
        </b:NameList>
      </b:Author>
    </b:Author>
    <b:Title>Vehicle Counting Method Based on Digital Image Processing Algorithms</b:Title>
    <b:Year>2015</b:Year>
    <b:ConferenceName>2015 2nd International Conference on Pattern Recognition and Image Analysis (IPRIA 2015) </b:ConferenceName>
    <b:City>Rasht, Iran</b:City>
    <b:RefOrder>2</b:RefOrder>
  </b:Source>
  <b:Source>
    <b:Tag>Mar10</b:Tag>
    <b:SourceType>JournalArticle</b:SourceType>
    <b:Guid>{E64DB79A-172D-487B-BC90-FB69143D51F4}</b:Guid>
    <b:Title>Modified  Background Subtraction Algorithm for Motion Detection in Surveillance Systems</b:Title>
    <b:Pages>112-123</b:Pages>
    <b:Year>2010</b:Year>
    <b:Author>
      <b:Author>
        <b:NameList>
          <b:Person>
            <b:Last>Marzouk</b:Last>
            <b:First>Marwa</b:First>
            <b:Middle>abd el Azeem</b:Middle>
          </b:Person>
        </b:NameList>
      </b:Author>
    </b:Author>
    <b:JournalName>AMARABAC, Journal of American Arabic Academy of Sciences and Technology</b:JournalName>
    <b:Volume>1</b:Volume>
    <b:Issue>2</b:Issue>
    <b:RefOrder>4</b:RefOrder>
  </b:Source>
  <b:Source>
    <b:Tag>Ham11</b:Tag>
    <b:SourceType>JournalArticle</b:SourceType>
    <b:Guid>{132666FF-6D9D-41C3-A181-E6201E03B2BD}</b:Guid>
    <b:Author>
      <b:Author>
        <b:NameList>
          <b:Person>
            <b:Last>Hassanpour</b:Last>
            <b:First>Hamid</b:First>
          </b:Person>
          <b:Person>
            <b:Last>Sedighi</b:Last>
            <b:First>Mehdi</b:First>
          </b:Person>
          <b:Person>
            <b:Last>Manashty</b:Last>
            <b:First>Ali</b:First>
            <b:Middle>Reza</b:Middle>
          </b:Person>
        </b:NameList>
      </b:Author>
    </b:Author>
    <b:Title>Video Frame’s Background Modeling: Reviewing The Techniques</b:Title>
    <b:JournalName>Journal of Signal and Information Processing,</b:JournalName>
    <b:Year>2011</b:Year>
    <b:Pages>72-78 </b:Pages>
    <b:RefOrder>5</b:RefOrder>
  </b:Source>
  <b:Source>
    <b:Tag>Rad10</b:Tag>
    <b:SourceType>JournalArticle</b:SourceType>
    <b:Guid>{8FA3D544-BD8C-4F0B-AC23-9CF7A33A6445}</b:Guid>
    <b:Author>
      <b:Author>
        <b:NameList>
          <b:Person>
            <b:Last>Rad</b:Last>
            <b:First>Arash</b:First>
            <b:Middle>Gholami</b:Middle>
          </b:Person>
          <b:Person>
            <b:Last>Dehghani</b:Last>
            <b:First>Abbas</b:First>
          </b:Person>
          <b:Person>
            <b:Last>Karim</b:Last>
            <b:First>Mohamed</b:First>
            <b:Middle>Rehan</b:Middle>
          </b:Person>
        </b:NameList>
      </b:Author>
    </b:Author>
    <b:Title>Vehicle speed detection in video image sequences using CVS method</b:Title>
    <b:JournalName>International Journal of the Physical Sciences</b:JournalName>
    <b:Year>2010</b:Year>
    <b:Pages>2555-2563</b:Pages>
    <b:Volume>5</b:Volume>
    <b:Issue>17</b:Issue>
    <b:RefOrder>3</b:RefOrder>
  </b:Source>
</b:Sources>
</file>

<file path=customXml/itemProps1.xml><?xml version="1.0" encoding="utf-8"?>
<ds:datastoreItem xmlns:ds="http://schemas.openxmlformats.org/officeDocument/2006/customXml" ds:itemID="{1F6C9ED5-3145-49FC-B700-1A6D8C2DD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2317</Words>
  <Characters>13211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Florida State University</Company>
  <LinksUpToDate>false</LinksUpToDate>
  <CharactersWithSpaces>15498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Evarist Ruhazwe</dc:creator>
  <cp:keywords/>
  <dc:description/>
  <cp:lastModifiedBy>Evarist Ruhazwe</cp:lastModifiedBy>
  <cp:revision>2</cp:revision>
  <dcterms:created xsi:type="dcterms:W3CDTF">2018-01-12T19:43:00Z</dcterms:created>
  <dcterms:modified xsi:type="dcterms:W3CDTF">2018-01-12T19:43:00Z</dcterms:modified>
</cp:coreProperties>
</file>